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375856F6" w:rsidR="004645F8" w:rsidRPr="00534142" w:rsidRDefault="005F1F45" w:rsidP="00D22334">
      <w:pPr>
        <w:pBdr>
          <w:top w:val="nil"/>
          <w:left w:val="nil"/>
          <w:bottom w:val="nil"/>
          <w:right w:val="nil"/>
          <w:between w:val="nil"/>
        </w:pBdr>
        <w:spacing w:line="276" w:lineRule="auto"/>
        <w:rPr>
          <w:rFonts w:ascii="標楷體" w:eastAsia="標楷體" w:hAnsi="標楷體" w:cs="Times New Roman"/>
          <w:rPrChange w:id="0" w:author="U3" w:date="2026-07-03T14:07:00Z" w16du:dateUtc="2026-07-03T06:07:00Z">
            <w:rPr>
              <w:rFonts w:ascii="Times New Roman" w:eastAsia="標楷體-繁" w:hAnsi="Times New Roman" w:cs="Times New Roman"/>
            </w:rPr>
          </w:rPrChange>
        </w:rPr>
      </w:pPr>
      <w:r w:rsidRPr="00534142">
        <w:rPr>
          <w:rFonts w:ascii="標楷體" w:eastAsia="標楷體" w:hAnsi="標楷體" w:cs="Times New Roman"/>
          <w:rPrChange w:id="1" w:author="U3" w:date="2026-07-03T14:07:00Z" w16du:dateUtc="2026-07-03T06:07:00Z">
            <w:rPr>
              <w:rFonts w:ascii="Times New Roman" w:eastAsia="標楷體-繁" w:hAnsi="Times New Roman" w:cs="Times New Roman"/>
            </w:rPr>
          </w:rPrChange>
        </w:rPr>
        <w:tab/>
      </w:r>
      <w:r w:rsidRPr="00534142">
        <w:rPr>
          <w:rFonts w:ascii="標楷體" w:eastAsia="標楷體" w:hAnsi="標楷體" w:cs="Times New Roman"/>
          <w:rPrChange w:id="2" w:author="U3" w:date="2026-07-03T14:07:00Z" w16du:dateUtc="2026-07-03T06:07:00Z">
            <w:rPr>
              <w:rFonts w:ascii="Times New Roman" w:eastAsia="標楷體-繁" w:hAnsi="Times New Roman" w:cs="Times New Roman"/>
            </w:rPr>
          </w:rPrChange>
        </w:rPr>
        <w:tab/>
      </w:r>
      <w:r w:rsidR="00F77B39" w:rsidRPr="00534142">
        <w:rPr>
          <w:rFonts w:ascii="標楷體" w:eastAsia="標楷體" w:hAnsi="標楷體" w:cs="Times New Roman"/>
          <w:noProof/>
          <w:rPrChange w:id="3" w:author="U3" w:date="2026-07-03T14:07:00Z" w16du:dateUtc="2026-07-03T06:07:00Z">
            <w:rPr>
              <w:rFonts w:ascii="Times New Roman" w:eastAsia="標楷體-繁" w:hAnsi="Times New Roman" w:cs="Times New Roman"/>
              <w:noProof/>
            </w:rPr>
          </w:rPrChange>
        </w:rPr>
        <mc:AlternateContent>
          <mc:Choice Requires="wps">
            <w:drawing>
              <wp:anchor distT="0" distB="0" distL="114300" distR="114300" simplePos="0" relativeHeight="251658240" behindDoc="0" locked="0" layoutInCell="1" hidden="0" allowOverlap="1" wp14:anchorId="13B7B7E3" wp14:editId="0A164155">
                <wp:simplePos x="0" y="0"/>
                <wp:positionH relativeFrom="column">
                  <wp:posOffset>4584700</wp:posOffset>
                </wp:positionH>
                <wp:positionV relativeFrom="paragraph">
                  <wp:posOffset>-76199</wp:posOffset>
                </wp:positionV>
                <wp:extent cx="2127038" cy="289984"/>
                <wp:effectExtent l="0" t="0" r="0" b="0"/>
                <wp:wrapNone/>
                <wp:docPr id="199979043" name="矩形 199979043"/>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wps:txbx>
                      <wps:bodyPr spcFirstLastPara="1" wrap="square" lIns="91425" tIns="45700" rIns="91425" bIns="45700" anchor="t" anchorCtr="0">
                        <a:noAutofit/>
                      </wps:bodyPr>
                    </wps:wsp>
                  </a:graphicData>
                </a:graphic>
              </wp:anchor>
            </w:drawing>
          </mc:Choice>
          <mc:Fallback>
            <w:pict>
              <v:rect w14:anchorId="13B7B7E3" id="矩形 199979043" o:spid="_x0000_s1026" style="position:absolute;margin-left:361pt;margin-top:-6pt;width:167.5pt;height:2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v:textbox>
              </v:rect>
            </w:pict>
          </mc:Fallback>
        </mc:AlternateContent>
      </w:r>
    </w:p>
    <w:p w14:paraId="00000004" w14:textId="040C882E" w:rsidR="004645F8" w:rsidRPr="00534142" w:rsidRDefault="0085198E" w:rsidP="004E3A4C">
      <w:pPr>
        <w:spacing w:line="420" w:lineRule="auto"/>
        <w:jc w:val="center"/>
        <w:rPr>
          <w:rFonts w:ascii="標楷體" w:eastAsia="標楷體" w:hAnsi="標楷體" w:cs="Times New Roman"/>
          <w:color w:val="000000"/>
          <w:rPrChange w:id="4"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hint="eastAsia"/>
          <w:b/>
          <w:bCs/>
          <w:sz w:val="44"/>
          <w:szCs w:val="44"/>
          <w:rPrChange w:id="5" w:author="U3" w:date="2026-07-03T14:07:00Z" w16du:dateUtc="2026-07-03T06:07:00Z">
            <w:rPr>
              <w:rFonts w:ascii="標楷體-繁" w:eastAsia="標楷體-繁" w:hAnsi="標楷體-繁" w:hint="eastAsia"/>
              <w:b/>
              <w:bCs/>
              <w:sz w:val="44"/>
              <w:szCs w:val="44"/>
            </w:rPr>
          </w:rPrChange>
        </w:rPr>
        <w:t>停車場系統管理與技術服務合作協議</w:t>
      </w:r>
      <w:r w:rsidR="004E3A4C" w:rsidRPr="00534142">
        <w:rPr>
          <w:rFonts w:ascii="標楷體" w:eastAsia="標楷體" w:hAnsi="標楷體" w:cs="Times New Roman" w:hint="eastAsia"/>
          <w:b/>
          <w:color w:val="000000"/>
          <w:sz w:val="44"/>
          <w:szCs w:val="44"/>
          <w:rPrChange w:id="6" w:author="U3" w:date="2026-07-03T14:07:00Z" w16du:dateUtc="2026-07-03T06:07:00Z">
            <w:rPr>
              <w:rFonts w:ascii="Times New Roman" w:eastAsia="標楷體-繁" w:hAnsi="Times New Roman" w:cs="Times New Roman" w:hint="eastAsia"/>
              <w:b/>
              <w:color w:val="000000"/>
              <w:sz w:val="44"/>
              <w:szCs w:val="44"/>
            </w:rPr>
          </w:rPrChange>
        </w:rPr>
        <w:t>書</w:t>
      </w:r>
    </w:p>
    <w:p w14:paraId="00000005" w14:textId="001A4745" w:rsidR="004645F8" w:rsidRPr="00534142" w:rsidRDefault="000655EB" w:rsidP="00187EA0">
      <w:pPr>
        <w:spacing w:line="420" w:lineRule="auto"/>
        <w:jc w:val="both"/>
        <w:rPr>
          <w:rFonts w:ascii="標楷體" w:eastAsia="標楷體" w:hAnsi="標楷體" w:cs="Times New Roman"/>
          <w:color w:val="000000"/>
          <w:rPrChange w:id="7"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8" w:author="U3" w:date="2026-07-03T14:07:00Z" w16du:dateUtc="2026-07-03T06:07:00Z">
            <w:rPr>
              <w:rFonts w:ascii="Times New Roman" w:eastAsia="標楷體-繁" w:hAnsi="Times New Roman" w:cs="Times New Roman" w:hint="eastAsia"/>
              <w:color w:val="000000"/>
            </w:rPr>
          </w:rPrChange>
        </w:rPr>
        <w:t>場地經營方</w:t>
      </w:r>
      <w:r w:rsidR="00F77B39" w:rsidRPr="00534142">
        <w:rPr>
          <w:rFonts w:ascii="標楷體" w:eastAsia="標楷體" w:hAnsi="標楷體" w:cs="Times New Roman" w:hint="eastAsia"/>
          <w:color w:val="000000"/>
          <w:rPrChange w:id="9" w:author="U3" w:date="2026-07-03T14:07:00Z" w16du:dateUtc="2026-07-03T06:07:00Z">
            <w:rPr>
              <w:rFonts w:ascii="Times New Roman" w:eastAsia="標楷體-繁" w:hAnsi="Times New Roman" w:cs="Times New Roman" w:hint="eastAsia"/>
              <w:color w:val="000000"/>
            </w:rPr>
          </w:rPrChange>
        </w:rPr>
        <w:t>：</w:t>
      </w:r>
      <w:ins w:id="10" w:author="U3" w:date="2026-07-03T16:30:00Z" w16du:dateUtc="2026-07-03T08:30:00Z">
        <w:r w:rsidR="003A0B2E">
          <w:rPr>
            <w:rFonts w:ascii="標楷體" w:eastAsia="標楷體" w:hAnsi="標楷體" w:cs="Times New Roman" w:hint="eastAsia"/>
            <w:color w:val="000000"/>
          </w:rPr>
          <w:t>志昌資產管理</w:t>
        </w:r>
      </w:ins>
      <w:del w:id="11" w:author="U3" w:date="2026-07-03T16:30:00Z" w16du:dateUtc="2026-07-03T08:30:00Z">
        <w:r w:rsidR="00A35D3E" w:rsidRPr="00534142" w:rsidDel="003A0B2E">
          <w:rPr>
            <w:rFonts w:ascii="標楷體" w:eastAsia="標楷體" w:hAnsi="標楷體" w:cs="Times New Roman" w:hint="eastAsia"/>
            <w:color w:val="000000"/>
            <w:rPrChange w:id="12" w:author="U3" w:date="2026-07-03T14:07:00Z" w16du:dateUtc="2026-07-03T06:07:00Z">
              <w:rPr>
                <w:rFonts w:ascii="Times New Roman" w:eastAsia="標楷體-繁" w:hAnsi="Times New Roman" w:cs="Times New Roman" w:hint="eastAsia"/>
                <w:color w:val="000000"/>
              </w:rPr>
            </w:rPrChange>
          </w:rPr>
          <w:delText>毅源開發</w:delText>
        </w:r>
      </w:del>
      <w:r w:rsidR="00A35D3E" w:rsidRPr="00534142">
        <w:rPr>
          <w:rFonts w:ascii="標楷體" w:eastAsia="標楷體" w:hAnsi="標楷體" w:cs="Times New Roman" w:hint="eastAsia"/>
          <w:color w:val="000000"/>
          <w:rPrChange w:id="13" w:author="U3" w:date="2026-07-03T14:07:00Z" w16du:dateUtc="2026-07-03T06:07:00Z">
            <w:rPr>
              <w:rFonts w:ascii="Times New Roman" w:eastAsia="標楷體-繁" w:hAnsi="Times New Roman" w:cs="Times New Roman" w:hint="eastAsia"/>
              <w:color w:val="000000"/>
            </w:rPr>
          </w:rPrChange>
        </w:rPr>
        <w:t>股份有限公司</w:t>
      </w:r>
      <w:r w:rsidR="00FB2152" w:rsidRPr="00534142">
        <w:rPr>
          <w:rFonts w:ascii="標楷體" w:eastAsia="標楷體" w:hAnsi="標楷體" w:cs="Times New Roman"/>
          <w:color w:val="000000"/>
          <w:rPrChange w:id="14" w:author="U3" w:date="2026-07-03T14:07:00Z" w16du:dateUtc="2026-07-03T06:07:00Z">
            <w:rPr>
              <w:rFonts w:ascii="Times New Roman" w:eastAsia="標楷體-繁" w:hAnsi="Times New Roman" w:cs="Times New Roman"/>
              <w:color w:val="000000"/>
            </w:rPr>
          </w:rPrChange>
        </w:rPr>
        <w:t xml:space="preserve">   </w:t>
      </w:r>
      <w:ins w:id="15" w:author="U3" w:date="2026-07-03T14:26:00Z" w16du:dateUtc="2026-07-03T06:26:00Z">
        <w:r w:rsidR="00F77128">
          <w:rPr>
            <w:rFonts w:ascii="標楷體" w:eastAsia="標楷體" w:hAnsi="標楷體" w:cs="Times New Roman" w:hint="eastAsia"/>
            <w:color w:val="000000"/>
          </w:rPr>
          <w:t xml:space="preserve"> </w:t>
        </w:r>
      </w:ins>
      <w:r w:rsidR="00FB2152" w:rsidRPr="00534142">
        <w:rPr>
          <w:rFonts w:ascii="標楷體" w:eastAsia="標楷體" w:hAnsi="標楷體" w:cs="Times New Roman" w:hint="eastAsia"/>
          <w:color w:val="000000"/>
          <w:rPrChange w:id="16" w:author="U3" w:date="2026-07-03T14:07:00Z" w16du:dateUtc="2026-07-03T06:07:00Z">
            <w:rPr>
              <w:rFonts w:ascii="Times New Roman" w:eastAsia="標楷體-繁" w:hAnsi="Times New Roman" w:cs="Times New Roman" w:hint="eastAsia"/>
              <w:color w:val="000000"/>
            </w:rPr>
          </w:rPrChange>
        </w:rPr>
        <w:t>（下稱「甲方」）</w:t>
      </w:r>
    </w:p>
    <w:p w14:paraId="00000006" w14:textId="56860EE4" w:rsidR="004645F8" w:rsidRPr="00534142" w:rsidRDefault="000655EB">
      <w:pPr>
        <w:spacing w:line="420" w:lineRule="auto"/>
        <w:jc w:val="both"/>
        <w:rPr>
          <w:rFonts w:ascii="標楷體" w:eastAsia="標楷體" w:hAnsi="標楷體" w:cs="Times New Roman"/>
          <w:color w:val="000000"/>
          <w:rPrChange w:id="17"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18" w:author="U3" w:date="2026-07-03T14:07:00Z" w16du:dateUtc="2026-07-03T06:07:00Z">
            <w:rPr>
              <w:rFonts w:ascii="Times New Roman" w:eastAsia="標楷體-繁" w:hAnsi="Times New Roman" w:cs="Times New Roman" w:hint="eastAsia"/>
              <w:color w:val="000000"/>
            </w:rPr>
          </w:rPrChange>
        </w:rPr>
        <w:t>系統服務方</w:t>
      </w:r>
      <w:r w:rsidR="00F77B39" w:rsidRPr="00534142">
        <w:rPr>
          <w:rFonts w:ascii="標楷體" w:eastAsia="標楷體" w:hAnsi="標楷體" w:cs="Times New Roman" w:hint="eastAsia"/>
          <w:color w:val="000000"/>
          <w:rPrChange w:id="19" w:author="U3" w:date="2026-07-03T14:07:00Z" w16du:dateUtc="2026-07-03T06:07:00Z">
            <w:rPr>
              <w:rFonts w:ascii="Times New Roman" w:eastAsia="標楷體-繁" w:hAnsi="Times New Roman" w:cs="Times New Roman" w:hint="eastAsia"/>
              <w:color w:val="000000"/>
            </w:rPr>
          </w:rPrChange>
        </w:rPr>
        <w:t>：</w:t>
      </w:r>
      <w:proofErr w:type="gramStart"/>
      <w:r w:rsidR="00522D8D" w:rsidRPr="00534142">
        <w:rPr>
          <w:rFonts w:ascii="標楷體" w:eastAsia="標楷體" w:hAnsi="標楷體" w:cs="Times New Roman" w:hint="eastAsia"/>
          <w:color w:val="000000"/>
          <w:rPrChange w:id="20" w:author="U3" w:date="2026-07-03T14:07:00Z" w16du:dateUtc="2026-07-03T06:07:00Z">
            <w:rPr>
              <w:rFonts w:ascii="Times New Roman" w:eastAsia="標楷體-繁" w:hAnsi="Times New Roman" w:cs="Times New Roman" w:hint="eastAsia"/>
              <w:color w:val="000000"/>
            </w:rPr>
          </w:rPrChange>
        </w:rPr>
        <w:t>悠勢科技</w:t>
      </w:r>
      <w:proofErr w:type="gramEnd"/>
      <w:r w:rsidR="00522D8D" w:rsidRPr="00534142">
        <w:rPr>
          <w:rFonts w:ascii="標楷體" w:eastAsia="標楷體" w:hAnsi="標楷體" w:cs="Times New Roman" w:hint="eastAsia"/>
          <w:color w:val="000000"/>
          <w:rPrChange w:id="21" w:author="U3" w:date="2026-07-03T14:07:00Z" w16du:dateUtc="2026-07-03T06:07:00Z">
            <w:rPr>
              <w:rFonts w:ascii="Times New Roman" w:eastAsia="標楷體-繁" w:hAnsi="Times New Roman" w:cs="Times New Roman" w:hint="eastAsia"/>
              <w:color w:val="000000"/>
            </w:rPr>
          </w:rPrChange>
        </w:rPr>
        <w:t>股份有限公司</w:t>
      </w:r>
      <w:r w:rsidR="00522D8D" w:rsidRPr="00534142">
        <w:rPr>
          <w:rFonts w:ascii="標楷體" w:eastAsia="標楷體" w:hAnsi="標楷體" w:cs="Times New Roman"/>
          <w:color w:val="000000"/>
          <w:rPrChange w:id="22" w:author="U3" w:date="2026-07-03T14:07:00Z" w16du:dateUtc="2026-07-03T06:07:00Z">
            <w:rPr>
              <w:rFonts w:ascii="Times New Roman" w:eastAsia="標楷體-繁" w:hAnsi="Times New Roman" w:cs="Times New Roman"/>
              <w:color w:val="000000"/>
            </w:rPr>
          </w:rPrChange>
        </w:rPr>
        <w:t xml:space="preserve">    </w:t>
      </w:r>
      <w:ins w:id="23" w:author="U3" w:date="2026-07-03T16:31:00Z" w16du:dateUtc="2026-07-03T08:31:00Z">
        <w:r w:rsidR="003A0B2E">
          <w:rPr>
            <w:rFonts w:ascii="標楷體" w:eastAsia="標楷體" w:hAnsi="標楷體" w:cs="Times New Roman" w:hint="eastAsia"/>
            <w:color w:val="000000"/>
          </w:rPr>
          <w:t xml:space="preserve">    </w:t>
        </w:r>
      </w:ins>
      <w:r w:rsidR="00522D8D" w:rsidRPr="00534142">
        <w:rPr>
          <w:rFonts w:ascii="標楷體" w:eastAsia="標楷體" w:hAnsi="標楷體" w:cs="Times New Roman" w:hint="eastAsia"/>
          <w:color w:val="000000"/>
          <w:rPrChange w:id="24" w:author="U3" w:date="2026-07-03T14:07:00Z" w16du:dateUtc="2026-07-03T06:07:00Z">
            <w:rPr>
              <w:rFonts w:ascii="Times New Roman" w:eastAsia="標楷體-繁" w:hAnsi="Times New Roman" w:cs="Times New Roman" w:hint="eastAsia"/>
              <w:color w:val="000000"/>
            </w:rPr>
          </w:rPrChange>
        </w:rPr>
        <w:t>（下稱「乙方」）</w:t>
      </w:r>
    </w:p>
    <w:p w14:paraId="00000007" w14:textId="77777777" w:rsidR="004645F8" w:rsidRPr="00534142" w:rsidRDefault="004645F8">
      <w:pPr>
        <w:spacing w:line="420" w:lineRule="auto"/>
        <w:jc w:val="both"/>
        <w:rPr>
          <w:rFonts w:ascii="標楷體" w:eastAsia="標楷體" w:hAnsi="標楷體" w:cs="Times New Roman"/>
          <w:color w:val="000000"/>
          <w:rPrChange w:id="25" w:author="U3" w:date="2026-07-03T14:07:00Z" w16du:dateUtc="2026-07-03T06:07:00Z">
            <w:rPr>
              <w:rFonts w:ascii="Times New Roman" w:eastAsia="標楷體-繁" w:hAnsi="Times New Roman" w:cs="Times New Roman"/>
              <w:color w:val="000000"/>
            </w:rPr>
          </w:rPrChange>
        </w:rPr>
      </w:pPr>
    </w:p>
    <w:p w14:paraId="00000008" w14:textId="7195D000" w:rsidR="004645F8" w:rsidRPr="00534142" w:rsidRDefault="0085198E">
      <w:pPr>
        <w:spacing w:line="420" w:lineRule="auto"/>
        <w:jc w:val="both"/>
        <w:rPr>
          <w:rFonts w:ascii="標楷體" w:eastAsia="標楷體" w:hAnsi="標楷體" w:cs="Times New Roman"/>
          <w:color w:val="000000"/>
          <w:rPrChange w:id="26"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27" w:author="U3" w:date="2026-07-03T14:07:00Z" w16du:dateUtc="2026-07-03T06:07:00Z">
            <w:rPr>
              <w:rFonts w:ascii="Times New Roman" w:eastAsia="標楷體-繁" w:hAnsi="Times New Roman" w:cs="Times New Roman" w:hint="eastAsia"/>
              <w:color w:val="000000"/>
            </w:rPr>
          </w:rPrChange>
        </w:rPr>
        <w:t>茲因甲方為經營收費停車場，擬引進智慧化管理系統以提升營運效率；乙方擁有先進之停車管理雲端系統、車牌辨識技術及行動應用程式平台。雙方本於優勢互補、共同合作之原則，由乙方提供系統技術</w:t>
      </w:r>
      <w:proofErr w:type="gramStart"/>
      <w:r w:rsidRPr="00534142">
        <w:rPr>
          <w:rFonts w:ascii="標楷體" w:eastAsia="標楷體" w:hAnsi="標楷體" w:cs="Times New Roman" w:hint="eastAsia"/>
          <w:color w:val="000000"/>
          <w:rPrChange w:id="28" w:author="U3" w:date="2026-07-03T14:07:00Z" w16du:dateUtc="2026-07-03T06:07:00Z">
            <w:rPr>
              <w:rFonts w:ascii="Times New Roman" w:eastAsia="標楷體-繁" w:hAnsi="Times New Roman" w:cs="Times New Roman" w:hint="eastAsia"/>
              <w:color w:val="000000"/>
            </w:rPr>
          </w:rPrChange>
        </w:rPr>
        <w:t>服務予甲方</w:t>
      </w:r>
      <w:proofErr w:type="gramEnd"/>
      <w:r w:rsidRPr="00534142">
        <w:rPr>
          <w:rFonts w:ascii="標楷體" w:eastAsia="標楷體" w:hAnsi="標楷體" w:cs="Times New Roman" w:hint="eastAsia"/>
          <w:color w:val="000000"/>
          <w:rPrChange w:id="29" w:author="U3" w:date="2026-07-03T14:07:00Z" w16du:dateUtc="2026-07-03T06:07:00Z">
            <w:rPr>
              <w:rFonts w:ascii="Times New Roman" w:eastAsia="標楷體-繁" w:hAnsi="Times New Roman" w:cs="Times New Roman" w:hint="eastAsia"/>
              <w:color w:val="000000"/>
            </w:rPr>
          </w:rPrChange>
        </w:rPr>
        <w:t>，特立本協議書（以下簡稱「本協議」）以資共同遵守</w:t>
      </w:r>
      <w:r w:rsidR="00F77B39" w:rsidRPr="00534142">
        <w:rPr>
          <w:rFonts w:ascii="標楷體" w:eastAsia="標楷體" w:hAnsi="標楷體" w:cs="Times New Roman" w:hint="eastAsia"/>
          <w:color w:val="000000"/>
          <w:rPrChange w:id="30" w:author="U3" w:date="2026-07-03T14:07:00Z" w16du:dateUtc="2026-07-03T06:07:00Z">
            <w:rPr>
              <w:rFonts w:ascii="Times New Roman" w:eastAsia="標楷體-繁" w:hAnsi="Times New Roman" w:cs="Times New Roman" w:hint="eastAsia"/>
              <w:color w:val="000000"/>
            </w:rPr>
          </w:rPrChange>
        </w:rPr>
        <w:t>：</w:t>
      </w:r>
    </w:p>
    <w:p w14:paraId="00000009" w14:textId="77777777" w:rsidR="004645F8" w:rsidRPr="00534142" w:rsidRDefault="004645F8">
      <w:pPr>
        <w:spacing w:line="420" w:lineRule="auto"/>
        <w:jc w:val="both"/>
        <w:rPr>
          <w:rFonts w:ascii="標楷體" w:eastAsia="標楷體" w:hAnsi="標楷體" w:cs="Times New Roman"/>
          <w:color w:val="000000"/>
          <w:rPrChange w:id="31" w:author="U3" w:date="2026-07-03T14:07:00Z" w16du:dateUtc="2026-07-03T06:07:00Z">
            <w:rPr>
              <w:rFonts w:ascii="Times New Roman" w:eastAsia="標楷體-繁" w:hAnsi="Times New Roman" w:cs="Times New Roman"/>
              <w:color w:val="000000"/>
            </w:rPr>
          </w:rPrChange>
        </w:rPr>
      </w:pPr>
    </w:p>
    <w:p w14:paraId="0000000A" w14:textId="267AFF6A" w:rsidR="004645F8" w:rsidRPr="00534142"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Change w:id="32"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33" w:author="U3" w:date="2026-07-03T14:07:00Z" w16du:dateUtc="2026-07-03T06:07:00Z">
            <w:rPr>
              <w:rFonts w:ascii="Times New Roman" w:eastAsia="標楷體-繁" w:hAnsi="Times New Roman" w:cs="Times New Roman" w:hint="eastAsia"/>
              <w:color w:val="000000"/>
            </w:rPr>
          </w:rPrChange>
        </w:rPr>
        <w:t>租賃標的</w:t>
      </w:r>
    </w:p>
    <w:p w14:paraId="0000000B" w14:textId="1B598950" w:rsidR="004645F8" w:rsidRPr="00534142" w:rsidRDefault="00F77B39">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Change w:id="34"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35" w:author="U3" w:date="2026-07-03T14:07:00Z" w16du:dateUtc="2026-07-03T06:07:00Z">
            <w:rPr>
              <w:rFonts w:ascii="Times New Roman" w:eastAsia="標楷體-繁" w:hAnsi="Times New Roman" w:cs="Times New Roman" w:hint="eastAsia"/>
              <w:color w:val="000000"/>
            </w:rPr>
          </w:rPrChange>
        </w:rPr>
        <w:t>甲方同意將其所有，坐落於</w:t>
      </w:r>
      <w:r w:rsidR="00975F66" w:rsidRPr="00534142">
        <w:rPr>
          <w:rFonts w:ascii="標楷體" w:eastAsia="標楷體" w:hAnsi="標楷體" w:cs="Times New Roman"/>
          <w:b/>
          <w:color w:val="000000"/>
          <w:u w:val="single"/>
          <w:rPrChange w:id="36" w:author="U3" w:date="2026-07-03T14:07:00Z" w16du:dateUtc="2026-07-03T06:07:00Z">
            <w:rPr>
              <w:rFonts w:ascii="Times New Roman" w:eastAsia="標楷體-繁" w:hAnsi="Times New Roman" w:cs="Times New Roman"/>
              <w:b/>
              <w:color w:val="000000"/>
              <w:u w:val="single"/>
            </w:rPr>
          </w:rPrChange>
        </w:rPr>
        <w:t xml:space="preserve">                                                 </w:t>
      </w:r>
      <w:r w:rsidR="00725F30" w:rsidRPr="00534142">
        <w:rPr>
          <w:rFonts w:ascii="標楷體" w:eastAsia="標楷體" w:hAnsi="標楷體" w:cs="Times New Roman"/>
          <w:b/>
          <w:color w:val="000000"/>
          <w:u w:val="single"/>
          <w:rPrChange w:id="37" w:author="U3" w:date="2026-07-03T14:07:00Z" w16du:dateUtc="2026-07-03T06:07:00Z">
            <w:rPr>
              <w:rFonts w:ascii="Times New Roman" w:eastAsia="標楷體-繁" w:hAnsi="Times New Roman" w:cs="Times New Roman"/>
              <w:b/>
              <w:color w:val="000000"/>
              <w:u w:val="single"/>
            </w:rPr>
          </w:rPrChange>
        </w:rPr>
        <w:t xml:space="preserve"> </w:t>
      </w:r>
      <w:r w:rsidR="00975F66" w:rsidRPr="00534142">
        <w:rPr>
          <w:rFonts w:ascii="標楷體" w:eastAsia="標楷體" w:hAnsi="標楷體" w:cs="Times New Roman"/>
          <w:b/>
          <w:color w:val="000000"/>
          <w:u w:val="single"/>
          <w:rPrChange w:id="38" w:author="U3" w:date="2026-07-03T14:07:00Z" w16du:dateUtc="2026-07-03T06:07:00Z">
            <w:rPr>
              <w:rFonts w:ascii="Times New Roman" w:eastAsia="標楷體-繁" w:hAnsi="Times New Roman" w:cs="Times New Roman"/>
              <w:b/>
              <w:color w:val="000000"/>
              <w:u w:val="single"/>
            </w:rPr>
          </w:rPrChange>
        </w:rPr>
        <w:t xml:space="preserve">  </w:t>
      </w:r>
      <w:r w:rsidRPr="00534142">
        <w:rPr>
          <w:rFonts w:ascii="標楷體" w:eastAsia="標楷體" w:hAnsi="標楷體" w:cs="Times New Roman" w:hint="eastAsia"/>
          <w:color w:val="000000"/>
          <w:rPrChange w:id="39" w:author="U3" w:date="2026-07-03T14:07:00Z" w16du:dateUtc="2026-07-03T06:07:00Z">
            <w:rPr>
              <w:rFonts w:ascii="Times New Roman" w:eastAsia="標楷體-繁" w:hAnsi="Times New Roman" w:cs="Times New Roman" w:hint="eastAsia"/>
              <w:color w:val="000000"/>
            </w:rPr>
          </w:rPrChange>
        </w:rPr>
        <w:t>，</w:t>
      </w:r>
      <w:r w:rsidR="00725F30" w:rsidRPr="00534142">
        <w:rPr>
          <w:rFonts w:ascii="標楷體" w:eastAsia="標楷體" w:hAnsi="標楷體" w:cs="Times New Roman" w:hint="eastAsia"/>
          <w:color w:val="000000"/>
          <w:rPrChange w:id="40" w:author="U3" w:date="2026-07-03T14:07:00Z" w16du:dateUtc="2026-07-03T06:07:00Z">
            <w:rPr>
              <w:rFonts w:ascii="Times New Roman" w:eastAsia="標楷體-繁" w:hAnsi="Times New Roman" w:cs="Times New Roman" w:hint="eastAsia"/>
              <w:color w:val="000000"/>
            </w:rPr>
          </w:rPrChange>
        </w:rPr>
        <w:t>共計</w:t>
      </w:r>
      <w:r w:rsidR="00725F30" w:rsidRPr="00534142">
        <w:rPr>
          <w:rFonts w:ascii="標楷體" w:eastAsia="標楷體" w:hAnsi="標楷體" w:cs="Times New Roman"/>
          <w:u w:val="single"/>
          <w:rPrChange w:id="41" w:author="U3" w:date="2026-07-03T14:07:00Z" w16du:dateUtc="2026-07-03T06:07:00Z">
            <w:rPr>
              <w:rFonts w:ascii="Times New Roman" w:eastAsia="標楷體-繁" w:hAnsi="Times New Roman" w:cs="Times New Roman"/>
              <w:u w:val="single"/>
            </w:rPr>
          </w:rPrChange>
        </w:rPr>
        <w:t xml:space="preserve">   </w:t>
      </w:r>
      <w:r w:rsidR="00725F30" w:rsidRPr="00534142">
        <w:rPr>
          <w:rFonts w:ascii="標楷體" w:eastAsia="標楷體" w:hAnsi="標楷體" w:cs="Times New Roman" w:hint="eastAsia"/>
          <w:color w:val="000000"/>
          <w:rPrChange w:id="42" w:author="U3" w:date="2026-07-03T14:07:00Z" w16du:dateUtc="2026-07-03T06:07:00Z">
            <w:rPr>
              <w:rFonts w:ascii="Times New Roman" w:eastAsia="標楷體-繁" w:hAnsi="Times New Roman" w:cs="Times New Roman" w:hint="eastAsia"/>
              <w:color w:val="000000"/>
            </w:rPr>
          </w:rPrChange>
        </w:rPr>
        <w:t>格停車格</w:t>
      </w:r>
      <w:r w:rsidRPr="00534142">
        <w:rPr>
          <w:rFonts w:ascii="標楷體" w:eastAsia="標楷體" w:hAnsi="標楷體" w:cs="Times New Roman" w:hint="eastAsia"/>
          <w:color w:val="000000"/>
          <w:rPrChange w:id="43" w:author="U3" w:date="2026-07-03T14:07:00Z" w16du:dateUtc="2026-07-03T06:07:00Z">
            <w:rPr>
              <w:rFonts w:ascii="Times New Roman" w:eastAsia="標楷體-繁" w:hAnsi="Times New Roman" w:cs="Times New Roman" w:hint="eastAsia"/>
              <w:color w:val="000000"/>
            </w:rPr>
          </w:rPrChange>
        </w:rPr>
        <w:t>（下稱「合作標的物」），</w:t>
      </w:r>
      <w:r w:rsidR="0085198E" w:rsidRPr="00534142">
        <w:rPr>
          <w:rFonts w:ascii="標楷體" w:eastAsia="標楷體" w:hAnsi="標楷體" w:cs="Times New Roman" w:hint="eastAsia"/>
          <w:color w:val="000000"/>
          <w:rPrChange w:id="44" w:author="U3" w:date="2026-07-03T14:07:00Z" w16du:dateUtc="2026-07-03T06:07:00Z">
            <w:rPr>
              <w:rFonts w:ascii="Times New Roman" w:eastAsia="標楷體-繁" w:hAnsi="Times New Roman" w:cs="Times New Roman" w:hint="eastAsia"/>
              <w:color w:val="000000"/>
            </w:rPr>
          </w:rPrChange>
        </w:rPr>
        <w:t>由乙方提供智慧化停車管理系統、雲端平台技術支援及應體設備整合服務（下稱「本系統服務」），以協助甲方進行自動化停車管理</w:t>
      </w:r>
      <w:r w:rsidRPr="00534142">
        <w:rPr>
          <w:rFonts w:ascii="標楷體" w:eastAsia="標楷體" w:hAnsi="標楷體" w:cs="Times New Roman" w:hint="eastAsia"/>
          <w:color w:val="000000"/>
          <w:rPrChange w:id="45" w:author="U3" w:date="2026-07-03T14:07:00Z" w16du:dateUtc="2026-07-03T06:07:00Z">
            <w:rPr>
              <w:rFonts w:ascii="Times New Roman" w:eastAsia="標楷體-繁" w:hAnsi="Times New Roman" w:cs="Times New Roman" w:hint="eastAsia"/>
              <w:color w:val="000000"/>
            </w:rPr>
          </w:rPrChange>
        </w:rPr>
        <w:t>。</w:t>
      </w:r>
    </w:p>
    <w:p w14:paraId="0000000D" w14:textId="209C227A" w:rsidR="004645F8" w:rsidRPr="00534142" w:rsidRDefault="00D56D9F" w:rsidP="00650ED2">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Change w:id="46"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47" w:author="U3" w:date="2026-07-03T14:07:00Z" w16du:dateUtc="2026-07-03T06:07:00Z">
            <w:rPr>
              <w:rFonts w:ascii="Times New Roman" w:eastAsia="標楷體-繁" w:hAnsi="Times New Roman" w:cs="Times New Roman" w:hint="eastAsia"/>
              <w:color w:val="000000"/>
            </w:rPr>
          </w:rPrChange>
        </w:rPr>
        <w:t>乙方不參與、亦不承擔該合作站點之實體經營、管理、開發現場、公共安全、第三人財損、人身傷亡或安全維護責任。上述現場實體營運與安全維護責任（包括但不限於停車場法、建築法、消防法及公共意外責任險之投保）一概由甲方全權負責並承擔。</w:t>
      </w:r>
    </w:p>
    <w:p w14:paraId="0000000E" w14:textId="77777777" w:rsidR="004645F8" w:rsidRPr="00534142"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Change w:id="48" w:author="U3" w:date="2026-07-03T14:07:00Z" w16du:dateUtc="2026-07-03T06:07:00Z">
            <w:rPr>
              <w:rFonts w:ascii="Times New Roman" w:eastAsia="標楷體-繁" w:hAnsi="Times New Roman" w:cs="Times New Roman"/>
              <w:color w:val="000000"/>
            </w:rPr>
          </w:rPrChange>
        </w:rPr>
      </w:pPr>
    </w:p>
    <w:p w14:paraId="0000000F" w14:textId="2B3BA8E7" w:rsidR="004645F8" w:rsidRPr="00534142"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Change w:id="49"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50" w:author="U3" w:date="2026-07-03T14:07:00Z" w16du:dateUtc="2026-07-03T06:07:00Z">
            <w:rPr>
              <w:rFonts w:ascii="Times New Roman" w:eastAsia="標楷體-繁" w:hAnsi="Times New Roman" w:cs="Times New Roman" w:hint="eastAsia"/>
              <w:color w:val="000000"/>
            </w:rPr>
          </w:rPrChange>
        </w:rPr>
        <w:t>費用結算與收益分配</w:t>
      </w:r>
    </w:p>
    <w:p w14:paraId="1B73EBBC" w14:textId="02A892EA" w:rsidR="00F40B9D" w:rsidRPr="00534142" w:rsidRDefault="0085198E">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Change w:id="51"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52" w:author="U3" w:date="2026-07-03T14:07:00Z" w16du:dateUtc="2026-07-03T06:07:00Z">
            <w:rPr>
              <w:rFonts w:ascii="Times New Roman" w:eastAsia="標楷體-繁" w:hAnsi="Times New Roman" w:cs="Times New Roman" w:hint="eastAsia"/>
              <w:color w:val="000000"/>
            </w:rPr>
          </w:rPrChange>
        </w:rPr>
        <w:t>合作場站之停車營運</w:t>
      </w:r>
      <w:proofErr w:type="gramStart"/>
      <w:r w:rsidRPr="00534142">
        <w:rPr>
          <w:rFonts w:ascii="標楷體" w:eastAsia="標楷體" w:hAnsi="標楷體" w:cs="Times New Roman" w:hint="eastAsia"/>
          <w:color w:val="000000"/>
          <w:rPrChange w:id="53" w:author="U3" w:date="2026-07-03T14:07:00Z" w16du:dateUtc="2026-07-03T06:07:00Z">
            <w:rPr>
              <w:rFonts w:ascii="Times New Roman" w:eastAsia="標楷體-繁" w:hAnsi="Times New Roman" w:cs="Times New Roman" w:hint="eastAsia"/>
              <w:color w:val="000000"/>
            </w:rPr>
          </w:rPrChange>
        </w:rPr>
        <w:t>收益歸甲方</w:t>
      </w:r>
      <w:proofErr w:type="gramEnd"/>
      <w:r w:rsidRPr="00534142">
        <w:rPr>
          <w:rFonts w:ascii="標楷體" w:eastAsia="標楷體" w:hAnsi="標楷體" w:cs="Times New Roman" w:hint="eastAsia"/>
          <w:color w:val="000000"/>
          <w:rPrChange w:id="54" w:author="U3" w:date="2026-07-03T14:07:00Z" w16du:dateUtc="2026-07-03T06:07:00Z">
            <w:rPr>
              <w:rFonts w:ascii="Times New Roman" w:eastAsia="標楷體-繁" w:hAnsi="Times New Roman" w:cs="Times New Roman" w:hint="eastAsia"/>
              <w:color w:val="000000"/>
            </w:rPr>
          </w:rPrChange>
        </w:rPr>
        <w:t>所有。因乙方</w:t>
      </w:r>
      <w:proofErr w:type="gramStart"/>
      <w:r w:rsidRPr="00534142">
        <w:rPr>
          <w:rFonts w:ascii="標楷體" w:eastAsia="標楷體" w:hAnsi="標楷體" w:cs="Times New Roman" w:hint="eastAsia"/>
          <w:color w:val="000000"/>
          <w:rPrChange w:id="55" w:author="U3" w:date="2026-07-03T14:07:00Z" w16du:dateUtc="2026-07-03T06:07:00Z">
            <w:rPr>
              <w:rFonts w:ascii="Times New Roman" w:eastAsia="標楷體-繁" w:hAnsi="Times New Roman" w:cs="Times New Roman" w:hint="eastAsia"/>
              <w:color w:val="000000"/>
            </w:rPr>
          </w:rPrChange>
        </w:rPr>
        <w:t>提供線上平台</w:t>
      </w:r>
      <w:proofErr w:type="gramEnd"/>
      <w:r w:rsidRPr="00534142">
        <w:rPr>
          <w:rFonts w:ascii="標楷體" w:eastAsia="標楷體" w:hAnsi="標楷體" w:cs="Times New Roman" w:hint="eastAsia"/>
          <w:color w:val="000000"/>
          <w:rPrChange w:id="56" w:author="U3" w:date="2026-07-03T14:07:00Z" w16du:dateUtc="2026-07-03T06:07:00Z">
            <w:rPr>
              <w:rFonts w:ascii="Times New Roman" w:eastAsia="標楷體-繁" w:hAnsi="Times New Roman" w:cs="Times New Roman" w:hint="eastAsia"/>
              <w:color w:val="000000"/>
            </w:rPr>
          </w:rPrChange>
        </w:rPr>
        <w:t>技術，消費者透過乙方</w:t>
      </w:r>
      <w:r w:rsidRPr="00534142">
        <w:rPr>
          <w:rFonts w:ascii="標楷體" w:eastAsia="標楷體" w:hAnsi="標楷體" w:cs="Times New Roman"/>
          <w:color w:val="000000"/>
          <w:rPrChange w:id="57" w:author="U3" w:date="2026-07-03T14:07:00Z" w16du:dateUtc="2026-07-03T06:07:00Z">
            <w:rPr>
              <w:rFonts w:ascii="Times New Roman" w:eastAsia="標楷體-繁" w:hAnsi="Times New Roman" w:cs="Times New Roman"/>
              <w:color w:val="000000"/>
            </w:rPr>
          </w:rPrChange>
        </w:rPr>
        <w:t xml:space="preserve"> APP </w:t>
      </w:r>
      <w:r w:rsidRPr="00534142">
        <w:rPr>
          <w:rFonts w:ascii="標楷體" w:eastAsia="標楷體" w:hAnsi="標楷體" w:cs="Times New Roman" w:hint="eastAsia"/>
          <w:color w:val="000000"/>
          <w:rPrChange w:id="58" w:author="U3" w:date="2026-07-03T14:07:00Z" w16du:dateUtc="2026-07-03T06:07:00Z">
            <w:rPr>
              <w:rFonts w:ascii="Times New Roman" w:eastAsia="標楷體-繁" w:hAnsi="Times New Roman" w:cs="Times New Roman" w:hint="eastAsia"/>
              <w:color w:val="000000"/>
            </w:rPr>
          </w:rPrChange>
        </w:rPr>
        <w:t>或現場系統支付之停車費用，由乙方系統進行代收。乙方應依相關稅法規定，以系統服務商名義開立電子發票予消費者或由雙方另行議定發票開立模式</w:t>
      </w:r>
      <w:r w:rsidR="00C400A3" w:rsidRPr="00534142">
        <w:rPr>
          <w:rFonts w:ascii="標楷體" w:eastAsia="標楷體" w:hAnsi="標楷體" w:cs="Times New Roman" w:hint="eastAsia"/>
          <w:color w:val="000000"/>
          <w:rPrChange w:id="59" w:author="U3" w:date="2026-07-03T14:07:00Z" w16du:dateUtc="2026-07-03T06:07:00Z">
            <w:rPr>
              <w:rFonts w:ascii="Times New Roman" w:eastAsia="標楷體-繁" w:hAnsi="Times New Roman" w:cs="Times New Roman" w:hint="eastAsia"/>
              <w:color w:val="000000"/>
            </w:rPr>
          </w:rPrChange>
        </w:rPr>
        <w:t>。</w:t>
      </w:r>
    </w:p>
    <w:p w14:paraId="12EBA0C8" w14:textId="3A1AB22D" w:rsidR="0069063C" w:rsidRPr="00534142" w:rsidRDefault="00656881">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Change w:id="60"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61" w:author="U3" w:date="2026-07-03T14:07:00Z" w16du:dateUtc="2026-07-03T06:07:00Z">
            <w:rPr>
              <w:rFonts w:ascii="Times New Roman" w:eastAsia="標楷體-繁" w:hAnsi="Times New Roman" w:cs="Times New Roman" w:hint="eastAsia"/>
              <w:color w:val="000000"/>
            </w:rPr>
          </w:rPrChange>
        </w:rPr>
        <w:t>雙方同意，本系統服務</w:t>
      </w:r>
      <w:r w:rsidR="00DB770B" w:rsidRPr="00534142">
        <w:rPr>
          <w:rFonts w:ascii="標楷體" w:eastAsia="標楷體" w:hAnsi="標楷體" w:cs="Times New Roman" w:hint="eastAsia"/>
          <w:color w:val="000000"/>
          <w:rPrChange w:id="62" w:author="U3" w:date="2026-07-03T14:07:00Z" w16du:dateUtc="2026-07-03T06:07:00Z">
            <w:rPr>
              <w:rFonts w:ascii="Times New Roman" w:eastAsia="標楷體-繁" w:hAnsi="Times New Roman" w:cs="Times New Roman" w:hint="eastAsia"/>
              <w:color w:val="000000"/>
            </w:rPr>
          </w:rPrChange>
        </w:rPr>
        <w:t>費用之計收</w:t>
      </w:r>
      <w:r w:rsidRPr="00534142">
        <w:rPr>
          <w:rFonts w:ascii="標楷體" w:eastAsia="標楷體" w:hAnsi="標楷體" w:cs="Times New Roman" w:hint="eastAsia"/>
          <w:color w:val="000000"/>
          <w:rPrChange w:id="63" w:author="U3" w:date="2026-07-03T14:07:00Z" w16du:dateUtc="2026-07-03T06:07:00Z">
            <w:rPr>
              <w:rFonts w:ascii="Times New Roman" w:eastAsia="標楷體-繁" w:hAnsi="Times New Roman" w:cs="Times New Roman" w:hint="eastAsia"/>
              <w:color w:val="000000"/>
            </w:rPr>
          </w:rPrChange>
        </w:rPr>
        <w:t>，雙方於下方三種模式中擇一勾選適用：</w:t>
      </w:r>
    </w:p>
    <w:p w14:paraId="72A42911" w14:textId="71B7416F" w:rsidR="0069063C" w:rsidRPr="00534142" w:rsidRDefault="00656881" w:rsidP="00787845">
      <w:pPr>
        <w:pStyle w:val="a4"/>
        <w:numPr>
          <w:ilvl w:val="0"/>
          <w:numId w:val="21"/>
        </w:numPr>
        <w:pBdr>
          <w:top w:val="nil"/>
          <w:left w:val="nil"/>
          <w:bottom w:val="nil"/>
          <w:right w:val="nil"/>
          <w:between w:val="nil"/>
        </w:pBdr>
        <w:spacing w:line="420" w:lineRule="auto"/>
        <w:ind w:leftChars="0" w:left="1134" w:hanging="425"/>
        <w:jc w:val="both"/>
        <w:rPr>
          <w:rFonts w:ascii="標楷體" w:eastAsia="標楷體" w:hAnsi="標楷體" w:cs="Times New Roman"/>
          <w:color w:val="000000"/>
          <w:rPrChange w:id="64"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65" w:author="U3" w:date="2026-07-03T14:07:00Z" w16du:dateUtc="2026-07-03T06:07:00Z">
            <w:rPr>
              <w:rFonts w:ascii="Times New Roman" w:eastAsia="標楷體-繁" w:hAnsi="Times New Roman" w:cs="Times New Roman" w:hint="eastAsia"/>
              <w:color w:val="000000"/>
            </w:rPr>
          </w:rPrChange>
        </w:rPr>
        <w:t>模式</w:t>
      </w:r>
      <w:r w:rsidRPr="00534142">
        <w:rPr>
          <w:rFonts w:ascii="標楷體" w:eastAsia="標楷體" w:hAnsi="標楷體" w:cs="Times New Roman"/>
          <w:color w:val="000000"/>
          <w:rPrChange w:id="66" w:author="U3" w:date="2026-07-03T14:07:00Z" w16du:dateUtc="2026-07-03T06:07:00Z">
            <w:rPr>
              <w:rFonts w:ascii="Times New Roman" w:eastAsia="標楷體-繁" w:hAnsi="Times New Roman" w:cs="Times New Roman"/>
              <w:color w:val="000000"/>
            </w:rPr>
          </w:rPrChange>
        </w:rPr>
        <w:t xml:space="preserve"> A</w:t>
      </w:r>
      <w:r w:rsidRPr="00534142">
        <w:rPr>
          <w:rFonts w:ascii="標楷體" w:eastAsia="標楷體" w:hAnsi="標楷體" w:cs="Times New Roman" w:hint="eastAsia"/>
          <w:color w:val="000000"/>
          <w:rPrChange w:id="67" w:author="U3" w:date="2026-07-03T14:07:00Z" w16du:dateUtc="2026-07-03T06:07:00Z">
            <w:rPr>
              <w:rFonts w:ascii="Times New Roman" w:eastAsia="標楷體-繁" w:hAnsi="Times New Roman" w:cs="Times New Roman" w:hint="eastAsia"/>
              <w:color w:val="000000"/>
            </w:rPr>
          </w:rPrChange>
        </w:rPr>
        <w:t>：固定收益</w:t>
      </w:r>
      <w:r w:rsidR="00DB770B" w:rsidRPr="00534142">
        <w:rPr>
          <w:rFonts w:ascii="標楷體" w:eastAsia="標楷體" w:hAnsi="標楷體" w:cs="Times New Roman" w:hint="eastAsia"/>
          <w:color w:val="000000"/>
          <w:rPrChange w:id="68" w:author="U3" w:date="2026-07-03T14:07:00Z" w16du:dateUtc="2026-07-03T06:07:00Z">
            <w:rPr>
              <w:rFonts w:ascii="Times New Roman" w:eastAsia="標楷體-繁" w:hAnsi="Times New Roman" w:cs="Times New Roman" w:hint="eastAsia"/>
              <w:color w:val="000000"/>
            </w:rPr>
          </w:rPrChange>
        </w:rPr>
        <w:t>制</w:t>
      </w:r>
    </w:p>
    <w:p w14:paraId="1B848D93" w14:textId="5DC3EE7C" w:rsidR="0069063C" w:rsidRPr="00534142" w:rsidRDefault="00656881" w:rsidP="0069063C">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Change w:id="69" w:author="U3" w:date="2026-07-03T14:07:00Z" w16du:dateUtc="2026-07-03T06:07:00Z">
            <w:rPr>
              <w:rFonts w:ascii="Times New Roman" w:eastAsia="標楷體-繁" w:hAnsi="Times New Roman" w:cs="Times New Roman"/>
              <w:color w:val="000000"/>
            </w:rPr>
          </w:rPrChange>
        </w:rPr>
      </w:pPr>
      <w:proofErr w:type="gramStart"/>
      <w:r w:rsidRPr="00534142">
        <w:rPr>
          <w:rFonts w:ascii="標楷體" w:eastAsia="標楷體" w:hAnsi="標楷體" w:cs="Times New Roman" w:hint="eastAsia"/>
          <w:color w:val="000000"/>
          <w:rPrChange w:id="70" w:author="U3" w:date="2026-07-03T14:07:00Z" w16du:dateUtc="2026-07-03T06:07:00Z">
            <w:rPr>
              <w:rFonts w:ascii="Times New Roman" w:eastAsia="標楷體-繁" w:hAnsi="Times New Roman" w:cs="Times New Roman" w:hint="eastAsia"/>
              <w:color w:val="000000"/>
            </w:rPr>
          </w:rPrChange>
        </w:rPr>
        <w:t>採月結制</w:t>
      </w:r>
      <w:proofErr w:type="gramEnd"/>
      <w:r w:rsidRPr="00534142">
        <w:rPr>
          <w:rFonts w:ascii="標楷體" w:eastAsia="標楷體" w:hAnsi="標楷體" w:cs="Times New Roman" w:hint="eastAsia"/>
          <w:color w:val="000000"/>
          <w:rPrChange w:id="71" w:author="U3" w:date="2026-07-03T14:07:00Z" w16du:dateUtc="2026-07-03T06:07:00Z">
            <w:rPr>
              <w:rFonts w:ascii="Times New Roman" w:eastAsia="標楷體-繁" w:hAnsi="Times New Roman" w:cs="Times New Roman" w:hint="eastAsia"/>
              <w:color w:val="000000"/>
            </w:rPr>
          </w:rPrChange>
        </w:rPr>
        <w:t>，即以每一（</w:t>
      </w:r>
      <w:r w:rsidRPr="00534142">
        <w:rPr>
          <w:rFonts w:ascii="標楷體" w:eastAsia="標楷體" w:hAnsi="標楷體" w:cs="Times New Roman"/>
          <w:color w:val="000000"/>
          <w:rPrChange w:id="72" w:author="U3" w:date="2026-07-03T14:07:00Z" w16du:dateUtc="2026-07-03T06:07:00Z">
            <w:rPr>
              <w:rFonts w:ascii="Times New Roman" w:eastAsia="標楷體-繁" w:hAnsi="Times New Roman" w:cs="Times New Roman"/>
              <w:color w:val="000000"/>
            </w:rPr>
          </w:rPrChange>
        </w:rPr>
        <w:t>1</w:t>
      </w:r>
      <w:r w:rsidRPr="00534142">
        <w:rPr>
          <w:rFonts w:ascii="標楷體" w:eastAsia="標楷體" w:hAnsi="標楷體" w:cs="Times New Roman" w:hint="eastAsia"/>
          <w:color w:val="000000"/>
          <w:rPrChange w:id="73" w:author="U3" w:date="2026-07-03T14:07:00Z" w16du:dateUtc="2026-07-03T06:07:00Z">
            <w:rPr>
              <w:rFonts w:ascii="Times New Roman" w:eastAsia="標楷體-繁" w:hAnsi="Times New Roman" w:cs="Times New Roman" w:hint="eastAsia"/>
              <w:color w:val="000000"/>
            </w:rPr>
          </w:rPrChange>
        </w:rPr>
        <w:t>）</w:t>
      </w:r>
      <w:proofErr w:type="gramStart"/>
      <w:r w:rsidRPr="00534142">
        <w:rPr>
          <w:rFonts w:ascii="標楷體" w:eastAsia="標楷體" w:hAnsi="標楷體" w:cs="Times New Roman" w:hint="eastAsia"/>
          <w:color w:val="000000"/>
          <w:rPrChange w:id="74" w:author="U3" w:date="2026-07-03T14:07:00Z" w16du:dateUtc="2026-07-03T06:07:00Z">
            <w:rPr>
              <w:rFonts w:ascii="Times New Roman" w:eastAsia="標楷體-繁" w:hAnsi="Times New Roman" w:cs="Times New Roman" w:hint="eastAsia"/>
              <w:color w:val="000000"/>
            </w:rPr>
          </w:rPrChange>
        </w:rPr>
        <w:t>個</w:t>
      </w:r>
      <w:proofErr w:type="gramEnd"/>
      <w:r w:rsidRPr="00534142">
        <w:rPr>
          <w:rFonts w:ascii="標楷體" w:eastAsia="標楷體" w:hAnsi="標楷體" w:cs="Times New Roman" w:hint="eastAsia"/>
          <w:color w:val="000000"/>
          <w:rPrChange w:id="75" w:author="U3" w:date="2026-07-03T14:07:00Z" w16du:dateUtc="2026-07-03T06:07:00Z">
            <w:rPr>
              <w:rFonts w:ascii="Times New Roman" w:eastAsia="標楷體-繁" w:hAnsi="Times New Roman" w:cs="Times New Roman" w:hint="eastAsia"/>
              <w:color w:val="000000"/>
            </w:rPr>
          </w:rPrChange>
        </w:rPr>
        <w:t>月為一期，</w:t>
      </w:r>
      <w:r w:rsidR="00706F04" w:rsidRPr="00534142">
        <w:rPr>
          <w:rFonts w:ascii="標楷體" w:eastAsia="標楷體" w:hAnsi="標楷體" w:cs="Times New Roman" w:hint="eastAsia"/>
          <w:color w:val="000000"/>
          <w:rPrChange w:id="76" w:author="U3" w:date="2026-07-03T14:07:00Z" w16du:dateUtc="2026-07-03T06:07:00Z">
            <w:rPr>
              <w:rFonts w:ascii="Times New Roman" w:eastAsia="標楷體-繁" w:hAnsi="Times New Roman" w:cs="Times New Roman" w:hint="eastAsia"/>
              <w:color w:val="000000"/>
            </w:rPr>
          </w:rPrChange>
        </w:rPr>
        <w:t>雙方約定</w:t>
      </w:r>
      <w:r w:rsidRPr="00534142">
        <w:rPr>
          <w:rFonts w:ascii="標楷體" w:eastAsia="標楷體" w:hAnsi="標楷體" w:cs="Times New Roman" w:hint="eastAsia"/>
          <w:color w:val="000000"/>
          <w:rPrChange w:id="77" w:author="U3" w:date="2026-07-03T14:07:00Z" w16du:dateUtc="2026-07-03T06:07:00Z">
            <w:rPr>
              <w:rFonts w:ascii="Times New Roman" w:eastAsia="標楷體-繁" w:hAnsi="Times New Roman" w:cs="Times New Roman" w:hint="eastAsia"/>
              <w:color w:val="000000"/>
            </w:rPr>
          </w:rPrChange>
        </w:rPr>
        <w:t>每期固定</w:t>
      </w:r>
      <w:r w:rsidRPr="00534142">
        <w:rPr>
          <w:rFonts w:ascii="標楷體" w:eastAsia="標楷體" w:hAnsi="標楷體" w:cs="Times New Roman" w:hint="eastAsia"/>
          <w:color w:val="000000"/>
          <w:highlight w:val="yellow"/>
          <w:rPrChange w:id="78" w:author="U3" w:date="2026-07-03T14:07:00Z" w16du:dateUtc="2026-07-03T06:07:00Z">
            <w:rPr>
              <w:rFonts w:ascii="Times New Roman" w:eastAsia="標楷體-繁" w:hAnsi="Times New Roman" w:cs="Times New Roman" w:hint="eastAsia"/>
              <w:color w:val="000000"/>
              <w:highlight w:val="yellow"/>
            </w:rPr>
          </w:rPrChange>
        </w:rPr>
        <w:t>新台幣</w:t>
      </w:r>
      <w:r w:rsidR="00787845" w:rsidRPr="00534142">
        <w:rPr>
          <w:rFonts w:ascii="標楷體" w:eastAsia="標楷體" w:hAnsi="標楷體" w:cs="Times New Roman"/>
          <w:color w:val="000000"/>
          <w:highlight w:val="yellow"/>
          <w:u w:val="single"/>
          <w:rPrChange w:id="79" w:author="U3" w:date="2026-07-03T14:07:00Z" w16du:dateUtc="2026-07-03T06:07:00Z">
            <w:rPr>
              <w:rFonts w:ascii="Times New Roman" w:eastAsia="標楷體-繁" w:hAnsi="Times New Roman" w:cs="Times New Roman"/>
              <w:color w:val="000000"/>
              <w:highlight w:val="yellow"/>
              <w:u w:val="single"/>
            </w:rPr>
          </w:rPrChange>
        </w:rPr>
        <w:tab/>
      </w:r>
      <w:r w:rsidR="00706F04" w:rsidRPr="00534142">
        <w:rPr>
          <w:rFonts w:ascii="標楷體" w:eastAsia="標楷體" w:hAnsi="標楷體" w:cs="Times New Roman"/>
          <w:color w:val="000000"/>
          <w:highlight w:val="yellow"/>
          <w:u w:val="single"/>
          <w:rPrChange w:id="80" w:author="U3" w:date="2026-07-03T14:07:00Z" w16du:dateUtc="2026-07-03T06:07:00Z">
            <w:rPr>
              <w:rFonts w:ascii="Times New Roman" w:eastAsia="標楷體-繁" w:hAnsi="Times New Roman" w:cs="Times New Roman"/>
              <w:color w:val="000000"/>
              <w:highlight w:val="yellow"/>
              <w:u w:val="single"/>
            </w:rPr>
          </w:rPrChange>
        </w:rPr>
        <w:tab/>
      </w:r>
      <w:r w:rsidR="00706F04" w:rsidRPr="00534142">
        <w:rPr>
          <w:rFonts w:ascii="標楷體" w:eastAsia="標楷體" w:hAnsi="標楷體" w:cs="Times New Roman"/>
          <w:color w:val="000000"/>
          <w:highlight w:val="yellow"/>
          <w:u w:val="single"/>
          <w:rPrChange w:id="81" w:author="U3" w:date="2026-07-03T14:07:00Z" w16du:dateUtc="2026-07-03T06:07:00Z">
            <w:rPr>
              <w:rFonts w:ascii="Times New Roman" w:eastAsia="標楷體-繁" w:hAnsi="Times New Roman" w:cs="Times New Roman"/>
              <w:color w:val="000000"/>
              <w:highlight w:val="yellow"/>
              <w:u w:val="single"/>
            </w:rPr>
          </w:rPrChange>
        </w:rPr>
        <w:tab/>
      </w:r>
      <w:r w:rsidRPr="00534142">
        <w:rPr>
          <w:rFonts w:ascii="標楷體" w:eastAsia="標楷體" w:hAnsi="標楷體" w:cs="Times New Roman" w:hint="eastAsia"/>
          <w:color w:val="000000"/>
          <w:highlight w:val="yellow"/>
          <w:rPrChange w:id="82" w:author="U3" w:date="2026-07-03T14:07:00Z" w16du:dateUtc="2026-07-03T06:07:00Z">
            <w:rPr>
              <w:rFonts w:ascii="Times New Roman" w:eastAsia="標楷體-繁" w:hAnsi="Times New Roman" w:cs="Times New Roman" w:hint="eastAsia"/>
              <w:color w:val="000000"/>
              <w:highlight w:val="yellow"/>
            </w:rPr>
          </w:rPrChange>
        </w:rPr>
        <w:t>元整（含稅）</w:t>
      </w:r>
      <w:r w:rsidR="00706F04" w:rsidRPr="00534142">
        <w:rPr>
          <w:rFonts w:ascii="標楷體" w:eastAsia="標楷體" w:hAnsi="標楷體" w:cs="Times New Roman" w:hint="eastAsia"/>
          <w:color w:val="000000"/>
          <w:highlight w:val="yellow"/>
          <w:rPrChange w:id="83" w:author="U3" w:date="2026-07-03T14:07:00Z" w16du:dateUtc="2026-07-03T06:07:00Z">
            <w:rPr>
              <w:rFonts w:ascii="Times New Roman" w:eastAsia="標楷體-繁" w:hAnsi="Times New Roman" w:cs="Times New Roman" w:hint="eastAsia"/>
              <w:color w:val="000000"/>
              <w:highlight w:val="yellow"/>
            </w:rPr>
          </w:rPrChange>
        </w:rPr>
        <w:t>之</w:t>
      </w:r>
      <w:proofErr w:type="gramStart"/>
      <w:r w:rsidR="00706F04" w:rsidRPr="00534142">
        <w:rPr>
          <w:rFonts w:ascii="標楷體" w:eastAsia="標楷體" w:hAnsi="標楷體" w:cs="Times New Roman" w:hint="eastAsia"/>
          <w:color w:val="000000"/>
          <w:highlight w:val="yellow"/>
          <w:rPrChange w:id="84" w:author="U3" w:date="2026-07-03T14:07:00Z" w16du:dateUtc="2026-07-03T06:07:00Z">
            <w:rPr>
              <w:rFonts w:ascii="Times New Roman" w:eastAsia="標楷體-繁" w:hAnsi="Times New Roman" w:cs="Times New Roman" w:hint="eastAsia"/>
              <w:color w:val="000000"/>
              <w:highlight w:val="yellow"/>
            </w:rPr>
          </w:rPrChange>
        </w:rPr>
        <w:t>收益歸</w:t>
      </w:r>
      <w:r w:rsidR="00706F04" w:rsidRPr="00534142">
        <w:rPr>
          <w:rFonts w:ascii="標楷體" w:eastAsia="標楷體" w:hAnsi="標楷體" w:cs="Apple Color Emoji" w:hint="eastAsia"/>
          <w:color w:val="000000"/>
          <w:rPrChange w:id="85" w:author="U3" w:date="2026-07-03T14:07:00Z" w16du:dateUtc="2026-07-03T06:07:00Z">
            <w:rPr>
              <w:rFonts w:ascii="Apple Color Emoji" w:eastAsia="標楷體-繁" w:hAnsi="Apple Color Emoji" w:cs="Apple Color Emoji" w:hint="eastAsia"/>
              <w:color w:val="000000"/>
            </w:rPr>
          </w:rPrChange>
        </w:rPr>
        <w:t>甲方</w:t>
      </w:r>
      <w:proofErr w:type="gramEnd"/>
      <w:r w:rsidR="00D56D9F" w:rsidRPr="00534142">
        <w:rPr>
          <w:rFonts w:ascii="標楷體" w:eastAsia="標楷體" w:hAnsi="標楷體" w:cs="Apple Color Emoji" w:hint="eastAsia"/>
          <w:color w:val="000000"/>
          <w:rPrChange w:id="86" w:author="U3" w:date="2026-07-03T14:07:00Z" w16du:dateUtc="2026-07-03T06:07:00Z">
            <w:rPr>
              <w:rFonts w:ascii="Apple Color Emoji" w:eastAsia="標楷體-繁" w:hAnsi="Apple Color Emoji" w:cs="Apple Color Emoji" w:hint="eastAsia"/>
              <w:color w:val="000000"/>
            </w:rPr>
          </w:rPrChange>
        </w:rPr>
        <w:t>所有</w:t>
      </w:r>
      <w:r w:rsidR="00706F04" w:rsidRPr="00534142">
        <w:rPr>
          <w:rFonts w:ascii="標楷體" w:eastAsia="標楷體" w:hAnsi="標楷體" w:cs="Times New Roman" w:hint="eastAsia"/>
          <w:color w:val="000000"/>
          <w:rPrChange w:id="87" w:author="U3" w:date="2026-07-03T14:07:00Z" w16du:dateUtc="2026-07-03T06:07:00Z">
            <w:rPr>
              <w:rFonts w:ascii="Times New Roman" w:eastAsia="標楷體-繁" w:hAnsi="Times New Roman" w:cs="Times New Roman" w:hint="eastAsia"/>
              <w:color w:val="000000"/>
            </w:rPr>
          </w:rPrChange>
        </w:rPr>
        <w:t>，扣除該</w:t>
      </w:r>
      <w:r w:rsidR="00D56D9F" w:rsidRPr="00534142">
        <w:rPr>
          <w:rFonts w:ascii="標楷體" w:eastAsia="標楷體" w:hAnsi="標楷體" w:cs="Times New Roman" w:hint="eastAsia"/>
          <w:color w:val="000000"/>
          <w:rPrChange w:id="88" w:author="U3" w:date="2026-07-03T14:07:00Z" w16du:dateUtc="2026-07-03T06:07:00Z">
            <w:rPr>
              <w:rFonts w:ascii="Times New Roman" w:eastAsia="標楷體-繁" w:hAnsi="Times New Roman" w:cs="Times New Roman" w:hint="eastAsia"/>
              <w:color w:val="000000"/>
            </w:rPr>
          </w:rPrChange>
        </w:rPr>
        <w:t>固定</w:t>
      </w:r>
      <w:r w:rsidR="00706F04" w:rsidRPr="00534142">
        <w:rPr>
          <w:rFonts w:ascii="標楷體" w:eastAsia="標楷體" w:hAnsi="標楷體" w:cs="Times New Roman" w:hint="eastAsia"/>
          <w:color w:val="000000"/>
          <w:rPrChange w:id="89" w:author="U3" w:date="2026-07-03T14:07:00Z" w16du:dateUtc="2026-07-03T06:07:00Z">
            <w:rPr>
              <w:rFonts w:ascii="Times New Roman" w:eastAsia="標楷體-繁" w:hAnsi="Times New Roman" w:cs="Times New Roman" w:hint="eastAsia"/>
              <w:color w:val="000000"/>
            </w:rPr>
          </w:rPrChange>
        </w:rPr>
        <w:t>金額後，當期剩餘之停車收益</w:t>
      </w:r>
      <w:proofErr w:type="gramStart"/>
      <w:r w:rsidR="00DB770B" w:rsidRPr="00534142">
        <w:rPr>
          <w:rFonts w:ascii="標楷體" w:eastAsia="標楷體" w:hAnsi="標楷體" w:cs="Times New Roman" w:hint="eastAsia"/>
          <w:color w:val="000000"/>
          <w:rPrChange w:id="90" w:author="U3" w:date="2026-07-03T14:07:00Z" w16du:dateUtc="2026-07-03T06:07:00Z">
            <w:rPr>
              <w:rFonts w:ascii="Times New Roman" w:eastAsia="標楷體-繁" w:hAnsi="Times New Roman" w:cs="Times New Roman" w:hint="eastAsia"/>
              <w:color w:val="000000"/>
            </w:rPr>
          </w:rPrChange>
        </w:rPr>
        <w:t>全數</w:t>
      </w:r>
      <w:r w:rsidR="00706F04" w:rsidRPr="00534142">
        <w:rPr>
          <w:rFonts w:ascii="標楷體" w:eastAsia="標楷體" w:hAnsi="標楷體" w:cs="Times New Roman" w:hint="eastAsia"/>
          <w:color w:val="000000"/>
          <w:rPrChange w:id="91" w:author="U3" w:date="2026-07-03T14:07:00Z" w16du:dateUtc="2026-07-03T06:07:00Z">
            <w:rPr>
              <w:rFonts w:ascii="Times New Roman" w:eastAsia="標楷體-繁" w:hAnsi="Times New Roman" w:cs="Times New Roman" w:hint="eastAsia"/>
              <w:color w:val="000000"/>
            </w:rPr>
          </w:rPrChange>
        </w:rPr>
        <w:t>歸乙方</w:t>
      </w:r>
      <w:proofErr w:type="gramEnd"/>
      <w:r w:rsidR="00706F04" w:rsidRPr="00534142">
        <w:rPr>
          <w:rFonts w:ascii="標楷體" w:eastAsia="標楷體" w:hAnsi="標楷體" w:cs="Times New Roman" w:hint="eastAsia"/>
          <w:color w:val="000000"/>
          <w:rPrChange w:id="92" w:author="U3" w:date="2026-07-03T14:07:00Z" w16du:dateUtc="2026-07-03T06:07:00Z">
            <w:rPr>
              <w:rFonts w:ascii="Times New Roman" w:eastAsia="標楷體-繁" w:hAnsi="Times New Roman" w:cs="Times New Roman" w:hint="eastAsia"/>
              <w:color w:val="000000"/>
            </w:rPr>
          </w:rPrChange>
        </w:rPr>
        <w:t>所有</w:t>
      </w:r>
      <w:r w:rsidR="00DB770B" w:rsidRPr="00534142">
        <w:rPr>
          <w:rFonts w:ascii="標楷體" w:eastAsia="標楷體" w:hAnsi="標楷體" w:cs="Times New Roman" w:hint="eastAsia"/>
          <w:color w:val="000000"/>
          <w:rPrChange w:id="93" w:author="U3" w:date="2026-07-03T14:07:00Z" w16du:dateUtc="2026-07-03T06:07:00Z">
            <w:rPr>
              <w:rFonts w:ascii="Times New Roman" w:eastAsia="標楷體-繁" w:hAnsi="Times New Roman" w:cs="Times New Roman" w:hint="eastAsia"/>
              <w:color w:val="000000"/>
            </w:rPr>
          </w:rPrChange>
        </w:rPr>
        <w:t>，為系統服務費</w:t>
      </w:r>
      <w:r w:rsidRPr="00534142">
        <w:rPr>
          <w:rFonts w:ascii="標楷體" w:eastAsia="標楷體" w:hAnsi="標楷體" w:cs="Times New Roman" w:hint="eastAsia"/>
          <w:color w:val="000000"/>
          <w:rPrChange w:id="94" w:author="U3" w:date="2026-07-03T14:07:00Z" w16du:dateUtc="2026-07-03T06:07:00Z">
            <w:rPr>
              <w:rFonts w:ascii="Times New Roman" w:eastAsia="標楷體-繁" w:hAnsi="Times New Roman" w:cs="Times New Roman" w:hint="eastAsia"/>
              <w:color w:val="000000"/>
            </w:rPr>
          </w:rPrChange>
        </w:rPr>
        <w:t>。</w:t>
      </w:r>
      <w:r w:rsidRPr="00534142">
        <w:rPr>
          <w:rFonts w:ascii="標楷體" w:eastAsia="標楷體" w:hAnsi="標楷體" w:cs="Times New Roman"/>
          <w:color w:val="000000"/>
          <w:rPrChange w:id="95" w:author="U3" w:date="2026-07-03T14:07:00Z" w16du:dateUtc="2026-07-03T06:07:00Z">
            <w:rPr>
              <w:rFonts w:ascii="Times New Roman" w:eastAsia="標楷體-繁" w:hAnsi="Times New Roman" w:cs="Times New Roman"/>
              <w:color w:val="000000"/>
            </w:rPr>
          </w:rPrChange>
        </w:rPr>
        <w:t xml:space="preserve"> </w:t>
      </w:r>
    </w:p>
    <w:p w14:paraId="354A4321" w14:textId="7853FA84" w:rsidR="0069063C" w:rsidRPr="00534142" w:rsidRDefault="00656881" w:rsidP="00BB6EB8">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Change w:id="96"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97" w:author="U3" w:date="2026-07-03T14:07:00Z" w16du:dateUtc="2026-07-03T06:07:00Z">
            <w:rPr>
              <w:rFonts w:ascii="Times New Roman" w:eastAsia="標楷體-繁" w:hAnsi="Times New Roman" w:cs="Times New Roman" w:hint="eastAsia"/>
              <w:color w:val="000000"/>
            </w:rPr>
          </w:rPrChange>
        </w:rPr>
        <w:lastRenderedPageBreak/>
        <w:t>乙方應於每期</w:t>
      </w:r>
      <w:r w:rsidRPr="00534142">
        <w:rPr>
          <w:rFonts w:ascii="標楷體" w:eastAsia="標楷體" w:hAnsi="標楷體" w:cs="Times New Roman"/>
          <w:color w:val="000000"/>
          <w:rPrChange w:id="98" w:author="U3" w:date="2026-07-03T14:07:00Z" w16du:dateUtc="2026-07-03T06:07:00Z">
            <w:rPr>
              <w:rFonts w:ascii="Times New Roman" w:eastAsia="標楷體-繁" w:hAnsi="Times New Roman" w:cs="Times New Roman"/>
              <w:color w:val="000000"/>
            </w:rPr>
          </w:rPrChange>
        </w:rPr>
        <w:t xml:space="preserve"> 1 </w:t>
      </w:r>
      <w:r w:rsidRPr="00534142">
        <w:rPr>
          <w:rFonts w:ascii="標楷體" w:eastAsia="標楷體" w:hAnsi="標楷體" w:cs="Times New Roman" w:hint="eastAsia"/>
          <w:color w:val="000000"/>
          <w:rPrChange w:id="99" w:author="U3" w:date="2026-07-03T14:07:00Z" w16du:dateUtc="2026-07-03T06:07:00Z">
            <w:rPr>
              <w:rFonts w:ascii="Times New Roman" w:eastAsia="標楷體-繁" w:hAnsi="Times New Roman" w:cs="Times New Roman" w:hint="eastAsia"/>
              <w:color w:val="000000"/>
            </w:rPr>
          </w:rPrChange>
        </w:rPr>
        <w:t>日，以匯款方式將上述固定</w:t>
      </w:r>
      <w:r w:rsidR="00706F04" w:rsidRPr="00534142">
        <w:rPr>
          <w:rFonts w:ascii="標楷體" w:eastAsia="標楷體" w:hAnsi="標楷體" w:cs="Times New Roman" w:hint="eastAsia"/>
          <w:color w:val="000000"/>
          <w:rPrChange w:id="100" w:author="U3" w:date="2026-07-03T14:07:00Z" w16du:dateUtc="2026-07-03T06:07:00Z">
            <w:rPr>
              <w:rFonts w:ascii="Times New Roman" w:eastAsia="標楷體-繁" w:hAnsi="Times New Roman" w:cs="Times New Roman" w:hint="eastAsia"/>
              <w:color w:val="000000"/>
            </w:rPr>
          </w:rPrChange>
        </w:rPr>
        <w:t>金額</w:t>
      </w:r>
      <w:r w:rsidRPr="00534142">
        <w:rPr>
          <w:rFonts w:ascii="標楷體" w:eastAsia="標楷體" w:hAnsi="標楷體" w:cs="Times New Roman" w:hint="eastAsia"/>
          <w:color w:val="000000"/>
          <w:rPrChange w:id="101" w:author="U3" w:date="2026-07-03T14:07:00Z" w16du:dateUtc="2026-07-03T06:07:00Z">
            <w:rPr>
              <w:rFonts w:ascii="Times New Roman" w:eastAsia="標楷體-繁" w:hAnsi="Times New Roman" w:cs="Times New Roman" w:hint="eastAsia"/>
              <w:color w:val="000000"/>
            </w:rPr>
          </w:rPrChange>
        </w:rPr>
        <w:t>支付至甲方指定帳戶。</w:t>
      </w:r>
    </w:p>
    <w:p w14:paraId="59D5CE84" w14:textId="3A9F8745" w:rsidR="0069063C" w:rsidRPr="00534142" w:rsidRDefault="00656881" w:rsidP="00BB6EB8">
      <w:pPr>
        <w:pStyle w:val="a4"/>
        <w:numPr>
          <w:ilvl w:val="0"/>
          <w:numId w:val="21"/>
        </w:numPr>
        <w:pBdr>
          <w:top w:val="nil"/>
          <w:left w:val="nil"/>
          <w:bottom w:val="nil"/>
          <w:right w:val="nil"/>
          <w:between w:val="nil"/>
        </w:pBdr>
        <w:spacing w:line="420" w:lineRule="auto"/>
        <w:ind w:leftChars="0" w:left="1134" w:hanging="425"/>
        <w:jc w:val="both"/>
        <w:rPr>
          <w:rFonts w:ascii="標楷體" w:eastAsia="標楷體" w:hAnsi="標楷體" w:cs="Times New Roman"/>
          <w:color w:val="000000"/>
          <w:rPrChange w:id="102"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color w:val="000000"/>
          <w:rPrChange w:id="103" w:author="U3" w:date="2026-07-03T14:07:00Z" w16du:dateUtc="2026-07-03T06:07:00Z">
            <w:rPr>
              <w:rFonts w:ascii="Times New Roman" w:eastAsia="標楷體-繁" w:hAnsi="Times New Roman" w:cs="Times New Roman"/>
              <w:color w:val="000000"/>
            </w:rPr>
          </w:rPrChange>
        </w:rPr>
        <w:t xml:space="preserve"> </w:t>
      </w:r>
      <w:r w:rsidRPr="00534142">
        <w:rPr>
          <w:rFonts w:ascii="標楷體" w:eastAsia="標楷體" w:hAnsi="標楷體" w:cs="Times New Roman" w:hint="eastAsia"/>
          <w:color w:val="000000"/>
          <w:rPrChange w:id="104" w:author="U3" w:date="2026-07-03T14:07:00Z" w16du:dateUtc="2026-07-03T06:07:00Z">
            <w:rPr>
              <w:rFonts w:ascii="Times New Roman" w:eastAsia="標楷體-繁" w:hAnsi="Times New Roman" w:cs="Times New Roman" w:hint="eastAsia"/>
              <w:color w:val="000000"/>
            </w:rPr>
          </w:rPrChange>
        </w:rPr>
        <w:t>模式</w:t>
      </w:r>
      <w:r w:rsidRPr="00534142">
        <w:rPr>
          <w:rFonts w:ascii="標楷體" w:eastAsia="標楷體" w:hAnsi="標楷體" w:cs="Times New Roman"/>
          <w:color w:val="000000"/>
          <w:rPrChange w:id="105" w:author="U3" w:date="2026-07-03T14:07:00Z" w16du:dateUtc="2026-07-03T06:07:00Z">
            <w:rPr>
              <w:rFonts w:ascii="Times New Roman" w:eastAsia="標楷體-繁" w:hAnsi="Times New Roman" w:cs="Times New Roman"/>
              <w:color w:val="000000"/>
            </w:rPr>
          </w:rPrChange>
        </w:rPr>
        <w:t xml:space="preserve"> B</w:t>
      </w:r>
      <w:r w:rsidRPr="00534142">
        <w:rPr>
          <w:rFonts w:ascii="標楷體" w:eastAsia="標楷體" w:hAnsi="標楷體" w:cs="Times New Roman" w:hint="eastAsia"/>
          <w:color w:val="000000"/>
          <w:rPrChange w:id="106" w:author="U3" w:date="2026-07-03T14:07:00Z" w16du:dateUtc="2026-07-03T06:07:00Z">
            <w:rPr>
              <w:rFonts w:ascii="Times New Roman" w:eastAsia="標楷體-繁" w:hAnsi="Times New Roman" w:cs="Times New Roman" w:hint="eastAsia"/>
              <w:color w:val="000000"/>
            </w:rPr>
          </w:rPrChange>
        </w:rPr>
        <w:t>：營收分潤制</w:t>
      </w:r>
    </w:p>
    <w:p w14:paraId="636F5FB6" w14:textId="74E42EE0" w:rsidR="0069063C" w:rsidRPr="00534142" w:rsidRDefault="00656881" w:rsidP="0069063C">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Change w:id="107" w:author="U3" w:date="2026-07-03T14:07:00Z" w16du:dateUtc="2026-07-03T06:07:00Z">
            <w:rPr>
              <w:rFonts w:ascii="Times New Roman" w:eastAsia="標楷體-繁" w:hAnsi="Times New Roman" w:cs="Times New Roman"/>
              <w:color w:val="000000"/>
            </w:rPr>
          </w:rPrChange>
        </w:rPr>
      </w:pPr>
      <w:proofErr w:type="gramStart"/>
      <w:r w:rsidRPr="00534142">
        <w:rPr>
          <w:rFonts w:ascii="標楷體" w:eastAsia="標楷體" w:hAnsi="標楷體" w:cs="Times New Roman" w:hint="eastAsia"/>
          <w:color w:val="000000"/>
          <w:rPrChange w:id="108" w:author="U3" w:date="2026-07-03T14:07:00Z" w16du:dateUtc="2026-07-03T06:07:00Z">
            <w:rPr>
              <w:rFonts w:ascii="Times New Roman" w:eastAsia="標楷體-繁" w:hAnsi="Times New Roman" w:cs="Times New Roman" w:hint="eastAsia"/>
              <w:color w:val="000000"/>
            </w:rPr>
          </w:rPrChange>
        </w:rPr>
        <w:t>採月結制</w:t>
      </w:r>
      <w:proofErr w:type="gramEnd"/>
      <w:r w:rsidRPr="00534142">
        <w:rPr>
          <w:rFonts w:ascii="標楷體" w:eastAsia="標楷體" w:hAnsi="標楷體" w:cs="Times New Roman" w:hint="eastAsia"/>
          <w:color w:val="000000"/>
          <w:rPrChange w:id="109" w:author="U3" w:date="2026-07-03T14:07:00Z" w16du:dateUtc="2026-07-03T06:07:00Z">
            <w:rPr>
              <w:rFonts w:ascii="Times New Roman" w:eastAsia="標楷體-繁" w:hAnsi="Times New Roman" w:cs="Times New Roman" w:hint="eastAsia"/>
              <w:color w:val="000000"/>
            </w:rPr>
          </w:rPrChange>
        </w:rPr>
        <w:t>，即以每一（</w:t>
      </w:r>
      <w:r w:rsidRPr="00534142">
        <w:rPr>
          <w:rFonts w:ascii="標楷體" w:eastAsia="標楷體" w:hAnsi="標楷體" w:cs="Times New Roman"/>
          <w:color w:val="000000"/>
          <w:rPrChange w:id="110" w:author="U3" w:date="2026-07-03T14:07:00Z" w16du:dateUtc="2026-07-03T06:07:00Z">
            <w:rPr>
              <w:rFonts w:ascii="Times New Roman" w:eastAsia="標楷體-繁" w:hAnsi="Times New Roman" w:cs="Times New Roman"/>
              <w:color w:val="000000"/>
            </w:rPr>
          </w:rPrChange>
        </w:rPr>
        <w:t>1</w:t>
      </w:r>
      <w:r w:rsidRPr="00534142">
        <w:rPr>
          <w:rFonts w:ascii="標楷體" w:eastAsia="標楷體" w:hAnsi="標楷體" w:cs="Times New Roman" w:hint="eastAsia"/>
          <w:color w:val="000000"/>
          <w:rPrChange w:id="111" w:author="U3" w:date="2026-07-03T14:07:00Z" w16du:dateUtc="2026-07-03T06:07:00Z">
            <w:rPr>
              <w:rFonts w:ascii="Times New Roman" w:eastAsia="標楷體-繁" w:hAnsi="Times New Roman" w:cs="Times New Roman" w:hint="eastAsia"/>
              <w:color w:val="000000"/>
            </w:rPr>
          </w:rPrChange>
        </w:rPr>
        <w:t>）</w:t>
      </w:r>
      <w:proofErr w:type="gramStart"/>
      <w:r w:rsidRPr="00534142">
        <w:rPr>
          <w:rFonts w:ascii="標楷體" w:eastAsia="標楷體" w:hAnsi="標楷體" w:cs="Times New Roman" w:hint="eastAsia"/>
          <w:color w:val="000000"/>
          <w:rPrChange w:id="112" w:author="U3" w:date="2026-07-03T14:07:00Z" w16du:dateUtc="2026-07-03T06:07:00Z">
            <w:rPr>
              <w:rFonts w:ascii="Times New Roman" w:eastAsia="標楷體-繁" w:hAnsi="Times New Roman" w:cs="Times New Roman" w:hint="eastAsia"/>
              <w:color w:val="000000"/>
            </w:rPr>
          </w:rPrChange>
        </w:rPr>
        <w:t>個</w:t>
      </w:r>
      <w:proofErr w:type="gramEnd"/>
      <w:r w:rsidRPr="00534142">
        <w:rPr>
          <w:rFonts w:ascii="標楷體" w:eastAsia="標楷體" w:hAnsi="標楷體" w:cs="Times New Roman" w:hint="eastAsia"/>
          <w:color w:val="000000"/>
          <w:rPrChange w:id="113" w:author="U3" w:date="2026-07-03T14:07:00Z" w16du:dateUtc="2026-07-03T06:07:00Z">
            <w:rPr>
              <w:rFonts w:ascii="Times New Roman" w:eastAsia="標楷體-繁" w:hAnsi="Times New Roman" w:cs="Times New Roman" w:hint="eastAsia"/>
              <w:color w:val="000000"/>
            </w:rPr>
          </w:rPrChange>
        </w:rPr>
        <w:t>月為一期，乙方於代收合作場站之停車營運收入後，由甲乙雙方依</w:t>
      </w:r>
      <w:r w:rsidRPr="00534142">
        <w:rPr>
          <w:rFonts w:ascii="標楷體" w:eastAsia="標楷體" w:hAnsi="標楷體" w:cs="Times New Roman" w:hint="eastAsia"/>
          <w:color w:val="000000"/>
          <w:highlight w:val="yellow"/>
          <w:rPrChange w:id="114" w:author="U3" w:date="2026-07-03T14:07:00Z" w16du:dateUtc="2026-07-03T06:07:00Z">
            <w:rPr>
              <w:rFonts w:ascii="Times New Roman" w:eastAsia="標楷體-繁" w:hAnsi="Times New Roman" w:cs="Times New Roman" w:hint="eastAsia"/>
              <w:color w:val="000000"/>
              <w:highlight w:val="yellow"/>
            </w:rPr>
          </w:rPrChange>
        </w:rPr>
        <w:t>甲方分得</w:t>
      </w:r>
      <w:r w:rsidRPr="00534142">
        <w:rPr>
          <w:rFonts w:ascii="標楷體" w:eastAsia="標楷體" w:hAnsi="標楷體" w:cs="Times New Roman"/>
          <w:color w:val="000000"/>
          <w:highlight w:val="yellow"/>
          <w:rPrChange w:id="115" w:author="U3" w:date="2026-07-03T14:07:00Z" w16du:dateUtc="2026-07-03T06:07:00Z">
            <w:rPr>
              <w:rFonts w:ascii="Times New Roman" w:eastAsia="標楷體-繁" w:hAnsi="Times New Roman" w:cs="Times New Roman"/>
              <w:color w:val="000000"/>
              <w:highlight w:val="yellow"/>
            </w:rPr>
          </w:rPrChange>
        </w:rPr>
        <w:t xml:space="preserve"> </w:t>
      </w:r>
      <w:proofErr w:type="gramStart"/>
      <w:r w:rsidRPr="00534142">
        <w:rPr>
          <w:rFonts w:ascii="標楷體" w:eastAsia="標楷體" w:hAnsi="標楷體" w:cs="Times New Roman" w:hint="eastAsia"/>
          <w:color w:val="000000"/>
          <w:highlight w:val="yellow"/>
          <w:rPrChange w:id="116" w:author="U3" w:date="2026-07-03T14:07:00Z" w16du:dateUtc="2026-07-03T06:07:00Z">
            <w:rPr>
              <w:rFonts w:ascii="Times New Roman" w:eastAsia="標楷體-繁" w:hAnsi="Times New Roman" w:cs="Times New Roman" w:hint="eastAsia"/>
              <w:color w:val="000000"/>
              <w:highlight w:val="yellow"/>
            </w:rPr>
          </w:rPrChange>
        </w:rPr>
        <w:t>＿</w:t>
      </w:r>
      <w:proofErr w:type="gramEnd"/>
      <w:r w:rsidRPr="00534142">
        <w:rPr>
          <w:rFonts w:ascii="標楷體" w:eastAsia="標楷體" w:hAnsi="標楷體" w:cs="Times New Roman"/>
          <w:color w:val="000000"/>
          <w:highlight w:val="yellow"/>
          <w:rPrChange w:id="117" w:author="U3" w:date="2026-07-03T14:07:00Z" w16du:dateUtc="2026-07-03T06:07:00Z">
            <w:rPr>
              <w:rFonts w:ascii="Times New Roman" w:eastAsia="標楷體-繁" w:hAnsi="Times New Roman" w:cs="Times New Roman"/>
              <w:color w:val="000000"/>
              <w:highlight w:val="yellow"/>
            </w:rPr>
          </w:rPrChange>
        </w:rPr>
        <w:t>%</w:t>
      </w:r>
      <w:r w:rsidRPr="00534142">
        <w:rPr>
          <w:rFonts w:ascii="標楷體" w:eastAsia="標楷體" w:hAnsi="標楷體" w:cs="Times New Roman" w:hint="eastAsia"/>
          <w:color w:val="000000"/>
          <w:highlight w:val="yellow"/>
          <w:rPrChange w:id="118" w:author="U3" w:date="2026-07-03T14:07:00Z" w16du:dateUtc="2026-07-03T06:07:00Z">
            <w:rPr>
              <w:rFonts w:ascii="Times New Roman" w:eastAsia="標楷體-繁" w:hAnsi="Times New Roman" w:cs="Times New Roman" w:hint="eastAsia"/>
              <w:color w:val="000000"/>
              <w:highlight w:val="yellow"/>
            </w:rPr>
          </w:rPrChange>
        </w:rPr>
        <w:t>、乙方分得</w:t>
      </w:r>
      <w:r w:rsidRPr="00534142">
        <w:rPr>
          <w:rFonts w:ascii="標楷體" w:eastAsia="標楷體" w:hAnsi="標楷體" w:cs="Times New Roman"/>
          <w:color w:val="000000"/>
          <w:highlight w:val="yellow"/>
          <w:rPrChange w:id="119" w:author="U3" w:date="2026-07-03T14:07:00Z" w16du:dateUtc="2026-07-03T06:07:00Z">
            <w:rPr>
              <w:rFonts w:ascii="Times New Roman" w:eastAsia="標楷體-繁" w:hAnsi="Times New Roman" w:cs="Times New Roman"/>
              <w:color w:val="000000"/>
              <w:highlight w:val="yellow"/>
            </w:rPr>
          </w:rPrChange>
        </w:rPr>
        <w:t xml:space="preserve"> </w:t>
      </w:r>
      <w:proofErr w:type="gramStart"/>
      <w:r w:rsidRPr="00534142">
        <w:rPr>
          <w:rFonts w:ascii="標楷體" w:eastAsia="標楷體" w:hAnsi="標楷體" w:cs="Times New Roman" w:hint="eastAsia"/>
          <w:color w:val="000000"/>
          <w:highlight w:val="yellow"/>
          <w:rPrChange w:id="120" w:author="U3" w:date="2026-07-03T14:07:00Z" w16du:dateUtc="2026-07-03T06:07:00Z">
            <w:rPr>
              <w:rFonts w:ascii="Times New Roman" w:eastAsia="標楷體-繁" w:hAnsi="Times New Roman" w:cs="Times New Roman" w:hint="eastAsia"/>
              <w:color w:val="000000"/>
              <w:highlight w:val="yellow"/>
            </w:rPr>
          </w:rPrChange>
        </w:rPr>
        <w:t>＿</w:t>
      </w:r>
      <w:proofErr w:type="gramEnd"/>
      <w:r w:rsidRPr="00534142">
        <w:rPr>
          <w:rFonts w:ascii="標楷體" w:eastAsia="標楷體" w:hAnsi="標楷體" w:cs="Times New Roman"/>
          <w:color w:val="000000"/>
          <w:highlight w:val="yellow"/>
          <w:rPrChange w:id="121" w:author="U3" w:date="2026-07-03T14:07:00Z" w16du:dateUtc="2026-07-03T06:07:00Z">
            <w:rPr>
              <w:rFonts w:ascii="Times New Roman" w:eastAsia="標楷體-繁" w:hAnsi="Times New Roman" w:cs="Times New Roman"/>
              <w:color w:val="000000"/>
              <w:highlight w:val="yellow"/>
            </w:rPr>
          </w:rPrChange>
        </w:rPr>
        <w:t>%</w:t>
      </w:r>
      <w:r w:rsidR="00DB770B" w:rsidRPr="00534142">
        <w:rPr>
          <w:rFonts w:ascii="標楷體" w:eastAsia="標楷體" w:hAnsi="標楷體" w:cs="Times New Roman" w:hint="eastAsia"/>
          <w:color w:val="000000"/>
          <w:rPrChange w:id="122" w:author="U3" w:date="2026-07-03T14:07:00Z" w16du:dateUtc="2026-07-03T06:07:00Z">
            <w:rPr>
              <w:rFonts w:ascii="Times New Roman" w:eastAsia="標楷體-繁" w:hAnsi="Times New Roman" w:cs="Times New Roman" w:hint="eastAsia"/>
              <w:color w:val="000000"/>
            </w:rPr>
          </w:rPrChange>
        </w:rPr>
        <w:t>（稅前）</w:t>
      </w:r>
      <w:r w:rsidRPr="00534142">
        <w:rPr>
          <w:rFonts w:ascii="標楷體" w:eastAsia="標楷體" w:hAnsi="標楷體" w:cs="Times New Roman" w:hint="eastAsia"/>
          <w:color w:val="000000"/>
          <w:rPrChange w:id="123" w:author="U3" w:date="2026-07-03T14:07:00Z" w16du:dateUtc="2026-07-03T06:07:00Z">
            <w:rPr>
              <w:rFonts w:ascii="Times New Roman" w:eastAsia="標楷體-繁" w:hAnsi="Times New Roman" w:cs="Times New Roman" w:hint="eastAsia"/>
              <w:color w:val="000000"/>
            </w:rPr>
          </w:rPrChange>
        </w:rPr>
        <w:t>之比例進行分潤。</w:t>
      </w:r>
    </w:p>
    <w:p w14:paraId="1947EB22" w14:textId="03D40689" w:rsidR="0069063C" w:rsidRPr="00534142" w:rsidRDefault="00656881" w:rsidP="00BB6EB8">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Change w:id="124"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125" w:author="U3" w:date="2026-07-03T14:07:00Z" w16du:dateUtc="2026-07-03T06:07:00Z">
            <w:rPr>
              <w:rFonts w:ascii="Times New Roman" w:eastAsia="標楷體-繁" w:hAnsi="Times New Roman" w:cs="Times New Roman" w:hint="eastAsia"/>
              <w:color w:val="000000"/>
            </w:rPr>
          </w:rPrChange>
        </w:rPr>
        <w:t>乙方應於每期結束後</w:t>
      </w:r>
      <w:r w:rsidR="00787845" w:rsidRPr="00534142">
        <w:rPr>
          <w:rFonts w:ascii="標楷體" w:eastAsia="標楷體" w:hAnsi="標楷體" w:cs="Times New Roman"/>
          <w:color w:val="000000"/>
          <w:rPrChange w:id="126" w:author="U3" w:date="2026-07-03T14:07:00Z" w16du:dateUtc="2026-07-03T06:07:00Z">
            <w:rPr>
              <w:rFonts w:ascii="Times New Roman" w:eastAsia="標楷體-繁" w:hAnsi="Times New Roman" w:cs="Times New Roman"/>
              <w:color w:val="000000"/>
            </w:rPr>
          </w:rPrChange>
        </w:rPr>
        <w:t>5</w:t>
      </w:r>
      <w:r w:rsidRPr="00534142">
        <w:rPr>
          <w:rFonts w:ascii="標楷體" w:eastAsia="標楷體" w:hAnsi="標楷體" w:cs="Times New Roman" w:hint="eastAsia"/>
          <w:color w:val="000000"/>
          <w:rPrChange w:id="127" w:author="U3" w:date="2026-07-03T14:07:00Z" w16du:dateUtc="2026-07-03T06:07:00Z">
            <w:rPr>
              <w:rFonts w:ascii="Times New Roman" w:eastAsia="標楷體-繁" w:hAnsi="Times New Roman" w:cs="Times New Roman" w:hint="eastAsia"/>
              <w:color w:val="000000"/>
            </w:rPr>
          </w:rPrChange>
        </w:rPr>
        <w:t>日內，提供</w:t>
      </w:r>
      <w:proofErr w:type="gramStart"/>
      <w:r w:rsidRPr="00534142">
        <w:rPr>
          <w:rFonts w:ascii="標楷體" w:eastAsia="標楷體" w:hAnsi="標楷體" w:cs="Times New Roman" w:hint="eastAsia"/>
          <w:color w:val="000000"/>
          <w:rPrChange w:id="128" w:author="U3" w:date="2026-07-03T14:07:00Z" w16du:dateUtc="2026-07-03T06:07:00Z">
            <w:rPr>
              <w:rFonts w:ascii="Times New Roman" w:eastAsia="標楷體-繁" w:hAnsi="Times New Roman" w:cs="Times New Roman" w:hint="eastAsia"/>
              <w:color w:val="000000"/>
            </w:rPr>
          </w:rPrChange>
        </w:rPr>
        <w:t>上期營收報表予甲方</w:t>
      </w:r>
      <w:proofErr w:type="gramEnd"/>
      <w:r w:rsidRPr="00534142">
        <w:rPr>
          <w:rFonts w:ascii="標楷體" w:eastAsia="標楷體" w:hAnsi="標楷體" w:cs="Times New Roman" w:hint="eastAsia"/>
          <w:color w:val="000000"/>
          <w:rPrChange w:id="129" w:author="U3" w:date="2026-07-03T14:07:00Z" w16du:dateUtc="2026-07-03T06:07:00Z">
            <w:rPr>
              <w:rFonts w:ascii="Times New Roman" w:eastAsia="標楷體-繁" w:hAnsi="Times New Roman" w:cs="Times New Roman" w:hint="eastAsia"/>
              <w:color w:val="000000"/>
            </w:rPr>
          </w:rPrChange>
        </w:rPr>
        <w:t>核對，並於核對無誤後</w:t>
      </w:r>
      <w:r w:rsidRPr="00534142">
        <w:rPr>
          <w:rFonts w:ascii="標楷體" w:eastAsia="標楷體" w:hAnsi="標楷體" w:cs="Times New Roman"/>
          <w:color w:val="000000"/>
          <w:rPrChange w:id="130" w:author="U3" w:date="2026-07-03T14:07:00Z" w16du:dateUtc="2026-07-03T06:07:00Z">
            <w:rPr>
              <w:rFonts w:ascii="Times New Roman" w:eastAsia="標楷體-繁" w:hAnsi="Times New Roman" w:cs="Times New Roman"/>
              <w:color w:val="000000"/>
            </w:rPr>
          </w:rPrChange>
        </w:rPr>
        <w:t xml:space="preserve"> </w:t>
      </w:r>
      <w:r w:rsidR="00787845" w:rsidRPr="00534142">
        <w:rPr>
          <w:rFonts w:ascii="標楷體" w:eastAsia="標楷體" w:hAnsi="標楷體" w:cs="Times New Roman"/>
          <w:color w:val="000000"/>
          <w:rPrChange w:id="131" w:author="U3" w:date="2026-07-03T14:07:00Z" w16du:dateUtc="2026-07-03T06:07:00Z">
            <w:rPr>
              <w:rFonts w:ascii="Times New Roman" w:eastAsia="標楷體-繁" w:hAnsi="Times New Roman" w:cs="Times New Roman"/>
              <w:color w:val="000000"/>
            </w:rPr>
          </w:rPrChange>
        </w:rPr>
        <w:t>20</w:t>
      </w:r>
      <w:r w:rsidRPr="00534142">
        <w:rPr>
          <w:rFonts w:ascii="標楷體" w:eastAsia="標楷體" w:hAnsi="標楷體" w:cs="Times New Roman" w:hint="eastAsia"/>
          <w:color w:val="000000"/>
          <w:rPrChange w:id="132" w:author="U3" w:date="2026-07-03T14:07:00Z" w16du:dateUtc="2026-07-03T06:07:00Z">
            <w:rPr>
              <w:rFonts w:ascii="Times New Roman" w:eastAsia="標楷體-繁" w:hAnsi="Times New Roman" w:cs="Times New Roman" w:hint="eastAsia"/>
              <w:color w:val="000000"/>
            </w:rPr>
          </w:rPrChange>
        </w:rPr>
        <w:t>日內，將甲方應分得之分潤金額匯入甲方指定帳戶。</w:t>
      </w:r>
    </w:p>
    <w:p w14:paraId="313752A8" w14:textId="5FA064C5" w:rsidR="0069063C" w:rsidRPr="00534142" w:rsidRDefault="00656881" w:rsidP="00BB6EB8">
      <w:pPr>
        <w:pStyle w:val="a4"/>
        <w:numPr>
          <w:ilvl w:val="0"/>
          <w:numId w:val="21"/>
        </w:numPr>
        <w:pBdr>
          <w:top w:val="nil"/>
          <w:left w:val="nil"/>
          <w:bottom w:val="nil"/>
          <w:right w:val="nil"/>
          <w:between w:val="nil"/>
        </w:pBdr>
        <w:spacing w:line="420" w:lineRule="auto"/>
        <w:ind w:leftChars="0" w:left="1134" w:hanging="425"/>
        <w:jc w:val="both"/>
        <w:rPr>
          <w:rFonts w:ascii="標楷體" w:eastAsia="標楷體" w:hAnsi="標楷體" w:cs="Times New Roman"/>
          <w:color w:val="000000"/>
          <w:rPrChange w:id="133"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134" w:author="U3" w:date="2026-07-03T14:07:00Z" w16du:dateUtc="2026-07-03T06:07:00Z">
            <w:rPr>
              <w:rFonts w:ascii="Times New Roman" w:eastAsia="標楷體-繁" w:hAnsi="Times New Roman" w:cs="Times New Roman" w:hint="eastAsia"/>
              <w:color w:val="000000"/>
            </w:rPr>
          </w:rPrChange>
        </w:rPr>
        <w:t>模式</w:t>
      </w:r>
      <w:r w:rsidRPr="00534142">
        <w:rPr>
          <w:rFonts w:ascii="標楷體" w:eastAsia="標楷體" w:hAnsi="標楷體" w:cs="Times New Roman"/>
          <w:color w:val="000000"/>
          <w:rPrChange w:id="135" w:author="U3" w:date="2026-07-03T14:07:00Z" w16du:dateUtc="2026-07-03T06:07:00Z">
            <w:rPr>
              <w:rFonts w:ascii="Times New Roman" w:eastAsia="標楷體-繁" w:hAnsi="Times New Roman" w:cs="Times New Roman"/>
              <w:color w:val="000000"/>
            </w:rPr>
          </w:rPrChange>
        </w:rPr>
        <w:t xml:space="preserve"> C</w:t>
      </w:r>
      <w:r w:rsidRPr="00534142">
        <w:rPr>
          <w:rFonts w:ascii="標楷體" w:eastAsia="標楷體" w:hAnsi="標楷體" w:cs="Times New Roman" w:hint="eastAsia"/>
          <w:color w:val="000000"/>
          <w:rPrChange w:id="136" w:author="U3" w:date="2026-07-03T14:07:00Z" w16du:dateUtc="2026-07-03T06:07:00Z">
            <w:rPr>
              <w:rFonts w:ascii="Times New Roman" w:eastAsia="標楷體-繁" w:hAnsi="Times New Roman" w:cs="Times New Roman" w:hint="eastAsia"/>
              <w:color w:val="000000"/>
            </w:rPr>
          </w:rPrChange>
        </w:rPr>
        <w:t>：</w:t>
      </w:r>
      <w:proofErr w:type="gramStart"/>
      <w:r w:rsidR="00787845" w:rsidRPr="00534142">
        <w:rPr>
          <w:rFonts w:ascii="標楷體" w:eastAsia="標楷體" w:hAnsi="標楷體" w:cs="Times New Roman" w:hint="eastAsia"/>
          <w:color w:val="000000"/>
          <w:rPrChange w:id="137" w:author="U3" w:date="2026-07-03T14:07:00Z" w16du:dateUtc="2026-07-03T06:07:00Z">
            <w:rPr>
              <w:rFonts w:ascii="Times New Roman" w:eastAsia="標楷體-繁" w:hAnsi="Times New Roman" w:cs="Times New Roman" w:hint="eastAsia"/>
              <w:color w:val="000000"/>
            </w:rPr>
          </w:rPrChange>
        </w:rPr>
        <w:t>固定</w:t>
      </w:r>
      <w:r w:rsidRPr="00534142">
        <w:rPr>
          <w:rFonts w:ascii="標楷體" w:eastAsia="標楷體" w:hAnsi="標楷體" w:cs="Times New Roman" w:hint="eastAsia"/>
          <w:color w:val="000000"/>
          <w:rPrChange w:id="138" w:author="U3" w:date="2026-07-03T14:07:00Z" w16du:dateUtc="2026-07-03T06:07:00Z">
            <w:rPr>
              <w:rFonts w:ascii="Times New Roman" w:eastAsia="標楷體-繁" w:hAnsi="Times New Roman" w:cs="Times New Roman" w:hint="eastAsia"/>
              <w:color w:val="000000"/>
            </w:rPr>
          </w:rPrChange>
        </w:rPr>
        <w:t>兼</w:t>
      </w:r>
      <w:proofErr w:type="gramEnd"/>
      <w:r w:rsidRPr="00534142">
        <w:rPr>
          <w:rFonts w:ascii="標楷體" w:eastAsia="標楷體" w:hAnsi="標楷體" w:cs="Times New Roman" w:hint="eastAsia"/>
          <w:color w:val="000000"/>
          <w:rPrChange w:id="139" w:author="U3" w:date="2026-07-03T14:07:00Z" w16du:dateUtc="2026-07-03T06:07:00Z">
            <w:rPr>
              <w:rFonts w:ascii="Times New Roman" w:eastAsia="標楷體-繁" w:hAnsi="Times New Roman" w:cs="Times New Roman" w:hint="eastAsia"/>
              <w:color w:val="000000"/>
            </w:rPr>
          </w:rPrChange>
        </w:rPr>
        <w:t>超額分潤制</w:t>
      </w:r>
    </w:p>
    <w:p w14:paraId="2FB5DE7C" w14:textId="02C2036D" w:rsidR="0069063C" w:rsidRPr="00534142" w:rsidRDefault="00787845" w:rsidP="0069063C">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Change w:id="140"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141" w:author="U3" w:date="2026-07-03T14:07:00Z" w16du:dateUtc="2026-07-03T06:07:00Z">
            <w:rPr>
              <w:rFonts w:ascii="Times New Roman" w:eastAsia="標楷體-繁" w:hAnsi="Times New Roman" w:cs="Times New Roman" w:hint="eastAsia"/>
              <w:color w:val="000000"/>
            </w:rPr>
          </w:rPrChange>
        </w:rPr>
        <w:t>固定</w:t>
      </w:r>
      <w:r w:rsidR="00656881" w:rsidRPr="00534142">
        <w:rPr>
          <w:rFonts w:ascii="標楷體" w:eastAsia="標楷體" w:hAnsi="標楷體" w:cs="Times New Roman" w:hint="eastAsia"/>
          <w:color w:val="000000"/>
          <w:rPrChange w:id="142" w:author="U3" w:date="2026-07-03T14:07:00Z" w16du:dateUtc="2026-07-03T06:07:00Z">
            <w:rPr>
              <w:rFonts w:ascii="Times New Roman" w:eastAsia="標楷體-繁" w:hAnsi="Times New Roman" w:cs="Times New Roman" w:hint="eastAsia"/>
              <w:color w:val="000000"/>
            </w:rPr>
          </w:rPrChange>
        </w:rPr>
        <w:t>收益：乙</w:t>
      </w:r>
      <w:r w:rsidRPr="00534142">
        <w:rPr>
          <w:rFonts w:ascii="標楷體" w:eastAsia="標楷體" w:hAnsi="標楷體" w:cs="Times New Roman" w:hint="eastAsia"/>
          <w:color w:val="000000"/>
          <w:rPrChange w:id="143" w:author="U3" w:date="2026-07-03T14:07:00Z" w16du:dateUtc="2026-07-03T06:07:00Z">
            <w:rPr>
              <w:rFonts w:ascii="Times New Roman" w:eastAsia="標楷體-繁" w:hAnsi="Times New Roman" w:cs="Times New Roman" w:hint="eastAsia"/>
              <w:color w:val="000000"/>
            </w:rPr>
          </w:rPrChange>
        </w:rPr>
        <w:t>方同意</w:t>
      </w:r>
      <w:r w:rsidR="00656881" w:rsidRPr="00534142">
        <w:rPr>
          <w:rFonts w:ascii="標楷體" w:eastAsia="標楷體" w:hAnsi="標楷體" w:cs="Times New Roman" w:hint="eastAsia"/>
          <w:color w:val="000000"/>
          <w:rPrChange w:id="144" w:author="U3" w:date="2026-07-03T14:07:00Z" w16du:dateUtc="2026-07-03T06:07:00Z">
            <w:rPr>
              <w:rFonts w:ascii="Times New Roman" w:eastAsia="標楷體-繁" w:hAnsi="Times New Roman" w:cs="Times New Roman" w:hint="eastAsia"/>
              <w:color w:val="000000"/>
            </w:rPr>
          </w:rPrChange>
        </w:rPr>
        <w:t>甲方每期（月）</w:t>
      </w:r>
      <w:r w:rsidR="00706F04" w:rsidRPr="00534142">
        <w:rPr>
          <w:rFonts w:ascii="標楷體" w:eastAsia="標楷體" w:hAnsi="標楷體" w:cs="Times New Roman" w:hint="eastAsia"/>
          <w:color w:val="000000"/>
          <w:rPrChange w:id="145" w:author="U3" w:date="2026-07-03T14:07:00Z" w16du:dateUtc="2026-07-03T06:07:00Z">
            <w:rPr>
              <w:rFonts w:ascii="Times New Roman" w:eastAsia="標楷體-繁" w:hAnsi="Times New Roman" w:cs="Times New Roman" w:hint="eastAsia"/>
              <w:color w:val="000000"/>
            </w:rPr>
          </w:rPrChange>
        </w:rPr>
        <w:t>固定</w:t>
      </w:r>
      <w:r w:rsidR="00656881" w:rsidRPr="00534142">
        <w:rPr>
          <w:rFonts w:ascii="標楷體" w:eastAsia="標楷體" w:hAnsi="標楷體" w:cs="Times New Roman" w:hint="eastAsia"/>
          <w:color w:val="000000"/>
          <w:rPrChange w:id="146" w:author="U3" w:date="2026-07-03T14:07:00Z" w16du:dateUtc="2026-07-03T06:07:00Z">
            <w:rPr>
              <w:rFonts w:ascii="Times New Roman" w:eastAsia="標楷體-繁" w:hAnsi="Times New Roman" w:cs="Times New Roman" w:hint="eastAsia"/>
              <w:color w:val="000000"/>
            </w:rPr>
          </w:rPrChange>
        </w:rPr>
        <w:t>收益為新台幣</w:t>
      </w:r>
      <w:proofErr w:type="gramStart"/>
      <w:r w:rsidR="00656881" w:rsidRPr="00534142">
        <w:rPr>
          <w:rFonts w:ascii="標楷體" w:eastAsia="標楷體" w:hAnsi="標楷體" w:cs="Times New Roman" w:hint="eastAsia"/>
          <w:color w:val="000000"/>
          <w:rPrChange w:id="147" w:author="U3" w:date="2026-07-03T14:07:00Z" w16du:dateUtc="2026-07-03T06:07:00Z">
            <w:rPr>
              <w:rFonts w:ascii="Times New Roman" w:eastAsia="標楷體-繁" w:hAnsi="Times New Roman" w:cs="Times New Roman" w:hint="eastAsia"/>
              <w:color w:val="000000"/>
            </w:rPr>
          </w:rPrChange>
        </w:rPr>
        <w:t>＿＿＿＿＿＿＿＿</w:t>
      </w:r>
      <w:proofErr w:type="gramEnd"/>
      <w:r w:rsidR="00656881" w:rsidRPr="00534142">
        <w:rPr>
          <w:rFonts w:ascii="標楷體" w:eastAsia="標楷體" w:hAnsi="標楷體" w:cs="Times New Roman"/>
          <w:color w:val="000000"/>
          <w:rPrChange w:id="148" w:author="U3" w:date="2026-07-03T14:07:00Z" w16du:dateUtc="2026-07-03T06:07:00Z">
            <w:rPr>
              <w:rFonts w:ascii="Times New Roman" w:eastAsia="標楷體-繁" w:hAnsi="Times New Roman" w:cs="Times New Roman"/>
              <w:color w:val="000000"/>
            </w:rPr>
          </w:rPrChange>
        </w:rPr>
        <w:t xml:space="preserve"> </w:t>
      </w:r>
      <w:r w:rsidR="00656881" w:rsidRPr="00534142">
        <w:rPr>
          <w:rFonts w:ascii="標楷體" w:eastAsia="標楷體" w:hAnsi="標楷體" w:cs="Times New Roman" w:hint="eastAsia"/>
          <w:color w:val="000000"/>
          <w:rPrChange w:id="149" w:author="U3" w:date="2026-07-03T14:07:00Z" w16du:dateUtc="2026-07-03T06:07:00Z">
            <w:rPr>
              <w:rFonts w:ascii="Times New Roman" w:eastAsia="標楷體-繁" w:hAnsi="Times New Roman" w:cs="Times New Roman" w:hint="eastAsia"/>
              <w:color w:val="000000"/>
            </w:rPr>
          </w:rPrChange>
        </w:rPr>
        <w:t>元整（含稅）。若</w:t>
      </w:r>
      <w:proofErr w:type="gramStart"/>
      <w:r w:rsidR="00656881" w:rsidRPr="00534142">
        <w:rPr>
          <w:rFonts w:ascii="標楷體" w:eastAsia="標楷體" w:hAnsi="標楷體" w:cs="Times New Roman" w:hint="eastAsia"/>
          <w:color w:val="000000"/>
          <w:rPrChange w:id="150" w:author="U3" w:date="2026-07-03T14:07:00Z" w16du:dateUtc="2026-07-03T06:07:00Z">
            <w:rPr>
              <w:rFonts w:ascii="Times New Roman" w:eastAsia="標楷體-繁" w:hAnsi="Times New Roman" w:cs="Times New Roman" w:hint="eastAsia"/>
              <w:color w:val="000000"/>
            </w:rPr>
          </w:rPrChange>
        </w:rPr>
        <w:t>當期依比例拆帳</w:t>
      </w:r>
      <w:proofErr w:type="gramEnd"/>
      <w:r w:rsidR="00656881" w:rsidRPr="00534142">
        <w:rPr>
          <w:rFonts w:ascii="標楷體" w:eastAsia="標楷體" w:hAnsi="標楷體" w:cs="Times New Roman" w:hint="eastAsia"/>
          <w:color w:val="000000"/>
          <w:rPrChange w:id="151" w:author="U3" w:date="2026-07-03T14:07:00Z" w16du:dateUtc="2026-07-03T06:07:00Z">
            <w:rPr>
              <w:rFonts w:ascii="Times New Roman" w:eastAsia="標楷體-繁" w:hAnsi="Times New Roman" w:cs="Times New Roman" w:hint="eastAsia"/>
              <w:color w:val="000000"/>
            </w:rPr>
          </w:rPrChange>
        </w:rPr>
        <w:t>未達此金額，</w:t>
      </w:r>
      <w:r w:rsidR="00706F04" w:rsidRPr="00534142">
        <w:rPr>
          <w:rFonts w:ascii="標楷體" w:eastAsia="標楷體" w:hAnsi="標楷體" w:cs="Times New Roman" w:hint="eastAsia"/>
          <w:color w:val="000000"/>
          <w:rPrChange w:id="152" w:author="U3" w:date="2026-07-03T14:07:00Z" w16du:dateUtc="2026-07-03T06:07:00Z">
            <w:rPr>
              <w:rFonts w:ascii="Times New Roman" w:eastAsia="標楷體-繁" w:hAnsi="Times New Roman" w:cs="Times New Roman" w:hint="eastAsia"/>
              <w:color w:val="000000"/>
            </w:rPr>
          </w:rPrChange>
        </w:rPr>
        <w:t>乙方不參與分潤</w:t>
      </w:r>
      <w:r w:rsidR="00656881" w:rsidRPr="00534142">
        <w:rPr>
          <w:rFonts w:ascii="標楷體" w:eastAsia="標楷體" w:hAnsi="標楷體" w:cs="Times New Roman" w:hint="eastAsia"/>
          <w:color w:val="000000"/>
          <w:rPrChange w:id="153" w:author="U3" w:date="2026-07-03T14:07:00Z" w16du:dateUtc="2026-07-03T06:07:00Z">
            <w:rPr>
              <w:rFonts w:ascii="Times New Roman" w:eastAsia="標楷體-繁" w:hAnsi="Times New Roman" w:cs="Times New Roman" w:hint="eastAsia"/>
              <w:color w:val="000000"/>
            </w:rPr>
          </w:rPrChange>
        </w:rPr>
        <w:t>。</w:t>
      </w:r>
    </w:p>
    <w:p w14:paraId="374DFBB3" w14:textId="213678DD" w:rsidR="0069063C" w:rsidRPr="00534142" w:rsidRDefault="00656881" w:rsidP="0069063C">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Change w:id="154"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155" w:author="U3" w:date="2026-07-03T14:07:00Z" w16du:dateUtc="2026-07-03T06:07:00Z">
            <w:rPr>
              <w:rFonts w:ascii="Times New Roman" w:eastAsia="標楷體-繁" w:hAnsi="Times New Roman" w:cs="Times New Roman" w:hint="eastAsia"/>
              <w:color w:val="000000"/>
            </w:rPr>
          </w:rPrChange>
        </w:rPr>
        <w:t>超額分潤機制：當合作場站之單月停車營運總額（稅前）超過新台幣</w:t>
      </w:r>
      <w:proofErr w:type="gramStart"/>
      <w:r w:rsidRPr="00534142">
        <w:rPr>
          <w:rFonts w:ascii="標楷體" w:eastAsia="標楷體" w:hAnsi="標楷體" w:cs="Times New Roman" w:hint="eastAsia"/>
          <w:color w:val="000000"/>
          <w:rPrChange w:id="156" w:author="U3" w:date="2026-07-03T14:07:00Z" w16du:dateUtc="2026-07-03T06:07:00Z">
            <w:rPr>
              <w:rFonts w:ascii="Times New Roman" w:eastAsia="標楷體-繁" w:hAnsi="Times New Roman" w:cs="Times New Roman" w:hint="eastAsia"/>
              <w:color w:val="000000"/>
            </w:rPr>
          </w:rPrChange>
        </w:rPr>
        <w:t>＿＿＿＿＿＿＿＿</w:t>
      </w:r>
      <w:proofErr w:type="gramEnd"/>
      <w:r w:rsidRPr="00534142">
        <w:rPr>
          <w:rFonts w:ascii="標楷體" w:eastAsia="標楷體" w:hAnsi="標楷體" w:cs="Times New Roman"/>
          <w:color w:val="000000"/>
          <w:rPrChange w:id="157" w:author="U3" w:date="2026-07-03T14:07:00Z" w16du:dateUtc="2026-07-03T06:07:00Z">
            <w:rPr>
              <w:rFonts w:ascii="Times New Roman" w:eastAsia="標楷體-繁" w:hAnsi="Times New Roman" w:cs="Times New Roman"/>
              <w:color w:val="000000"/>
            </w:rPr>
          </w:rPrChange>
        </w:rPr>
        <w:t xml:space="preserve"> </w:t>
      </w:r>
      <w:r w:rsidRPr="00534142">
        <w:rPr>
          <w:rFonts w:ascii="標楷體" w:eastAsia="標楷體" w:hAnsi="標楷體" w:cs="Times New Roman" w:hint="eastAsia"/>
          <w:color w:val="000000"/>
          <w:rPrChange w:id="158" w:author="U3" w:date="2026-07-03T14:07:00Z" w16du:dateUtc="2026-07-03T06:07:00Z">
            <w:rPr>
              <w:rFonts w:ascii="Times New Roman" w:eastAsia="標楷體-繁" w:hAnsi="Times New Roman" w:cs="Times New Roman" w:hint="eastAsia"/>
              <w:color w:val="000000"/>
            </w:rPr>
          </w:rPrChange>
        </w:rPr>
        <w:t>元（下稱「超額門檻」）時，就超過該門檻之營收部分，甲乙雙方另依甲方分得</w:t>
      </w:r>
      <w:r w:rsidRPr="00534142">
        <w:rPr>
          <w:rFonts w:ascii="標楷體" w:eastAsia="標楷體" w:hAnsi="標楷體" w:cs="Times New Roman"/>
          <w:color w:val="000000"/>
          <w:rPrChange w:id="159" w:author="U3" w:date="2026-07-03T14:07:00Z" w16du:dateUtc="2026-07-03T06:07:00Z">
            <w:rPr>
              <w:rFonts w:ascii="Times New Roman" w:eastAsia="標楷體-繁" w:hAnsi="Times New Roman" w:cs="Times New Roman"/>
              <w:color w:val="000000"/>
            </w:rPr>
          </w:rPrChange>
        </w:rPr>
        <w:t xml:space="preserve"> </w:t>
      </w:r>
      <w:proofErr w:type="gramStart"/>
      <w:r w:rsidRPr="00534142">
        <w:rPr>
          <w:rFonts w:ascii="標楷體" w:eastAsia="標楷體" w:hAnsi="標楷體" w:cs="Times New Roman" w:hint="eastAsia"/>
          <w:color w:val="000000"/>
          <w:rPrChange w:id="160" w:author="U3" w:date="2026-07-03T14:07:00Z" w16du:dateUtc="2026-07-03T06:07:00Z">
            <w:rPr>
              <w:rFonts w:ascii="Times New Roman" w:eastAsia="標楷體-繁" w:hAnsi="Times New Roman" w:cs="Times New Roman" w:hint="eastAsia"/>
              <w:color w:val="000000"/>
            </w:rPr>
          </w:rPrChange>
        </w:rPr>
        <w:t>＿</w:t>
      </w:r>
      <w:proofErr w:type="gramEnd"/>
      <w:r w:rsidRPr="00534142">
        <w:rPr>
          <w:rFonts w:ascii="標楷體" w:eastAsia="標楷體" w:hAnsi="標楷體" w:cs="Times New Roman"/>
          <w:color w:val="000000"/>
          <w:rPrChange w:id="161" w:author="U3" w:date="2026-07-03T14:07:00Z" w16du:dateUtc="2026-07-03T06:07:00Z">
            <w:rPr>
              <w:rFonts w:ascii="Times New Roman" w:eastAsia="標楷體-繁" w:hAnsi="Times New Roman" w:cs="Times New Roman"/>
              <w:color w:val="000000"/>
            </w:rPr>
          </w:rPrChange>
        </w:rPr>
        <w:t>%</w:t>
      </w:r>
      <w:r w:rsidRPr="00534142">
        <w:rPr>
          <w:rFonts w:ascii="標楷體" w:eastAsia="標楷體" w:hAnsi="標楷體" w:cs="Times New Roman" w:hint="eastAsia"/>
          <w:color w:val="000000"/>
          <w:rPrChange w:id="162" w:author="U3" w:date="2026-07-03T14:07:00Z" w16du:dateUtc="2026-07-03T06:07:00Z">
            <w:rPr>
              <w:rFonts w:ascii="Times New Roman" w:eastAsia="標楷體-繁" w:hAnsi="Times New Roman" w:cs="Times New Roman" w:hint="eastAsia"/>
              <w:color w:val="000000"/>
            </w:rPr>
          </w:rPrChange>
        </w:rPr>
        <w:t>、乙方分得</w:t>
      </w:r>
      <w:r w:rsidRPr="00534142">
        <w:rPr>
          <w:rFonts w:ascii="標楷體" w:eastAsia="標楷體" w:hAnsi="標楷體" w:cs="Times New Roman"/>
          <w:color w:val="000000"/>
          <w:rPrChange w:id="163" w:author="U3" w:date="2026-07-03T14:07:00Z" w16du:dateUtc="2026-07-03T06:07:00Z">
            <w:rPr>
              <w:rFonts w:ascii="Times New Roman" w:eastAsia="標楷體-繁" w:hAnsi="Times New Roman" w:cs="Times New Roman"/>
              <w:color w:val="000000"/>
            </w:rPr>
          </w:rPrChange>
        </w:rPr>
        <w:t xml:space="preserve"> </w:t>
      </w:r>
      <w:proofErr w:type="gramStart"/>
      <w:r w:rsidRPr="00534142">
        <w:rPr>
          <w:rFonts w:ascii="標楷體" w:eastAsia="標楷體" w:hAnsi="標楷體" w:cs="Times New Roman" w:hint="eastAsia"/>
          <w:color w:val="000000"/>
          <w:rPrChange w:id="164" w:author="U3" w:date="2026-07-03T14:07:00Z" w16du:dateUtc="2026-07-03T06:07:00Z">
            <w:rPr>
              <w:rFonts w:ascii="Times New Roman" w:eastAsia="標楷體-繁" w:hAnsi="Times New Roman" w:cs="Times New Roman" w:hint="eastAsia"/>
              <w:color w:val="000000"/>
            </w:rPr>
          </w:rPrChange>
        </w:rPr>
        <w:t>＿</w:t>
      </w:r>
      <w:proofErr w:type="gramEnd"/>
      <w:r w:rsidRPr="00534142">
        <w:rPr>
          <w:rFonts w:ascii="標楷體" w:eastAsia="標楷體" w:hAnsi="標楷體" w:cs="Times New Roman"/>
          <w:color w:val="000000"/>
          <w:rPrChange w:id="165" w:author="U3" w:date="2026-07-03T14:07:00Z" w16du:dateUtc="2026-07-03T06:07:00Z">
            <w:rPr>
              <w:rFonts w:ascii="Times New Roman" w:eastAsia="標楷體-繁" w:hAnsi="Times New Roman" w:cs="Times New Roman"/>
              <w:color w:val="000000"/>
            </w:rPr>
          </w:rPrChange>
        </w:rPr>
        <w:t>%</w:t>
      </w:r>
      <w:r w:rsidRPr="00534142">
        <w:rPr>
          <w:rFonts w:ascii="標楷體" w:eastAsia="標楷體" w:hAnsi="標楷體" w:cs="Times New Roman" w:hint="eastAsia"/>
          <w:color w:val="000000"/>
          <w:rPrChange w:id="166" w:author="U3" w:date="2026-07-03T14:07:00Z" w16du:dateUtc="2026-07-03T06:07:00Z">
            <w:rPr>
              <w:rFonts w:ascii="Times New Roman" w:eastAsia="標楷體-繁" w:hAnsi="Times New Roman" w:cs="Times New Roman" w:hint="eastAsia"/>
              <w:color w:val="000000"/>
            </w:rPr>
          </w:rPrChange>
        </w:rPr>
        <w:t>之比例分配超額分潤。</w:t>
      </w:r>
    </w:p>
    <w:p w14:paraId="5EAA68A3" w14:textId="0F17E1C5" w:rsidR="0069063C" w:rsidRPr="00534142" w:rsidRDefault="00656881" w:rsidP="00BB6EB8">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Change w:id="167"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168" w:author="U3" w:date="2026-07-03T14:07:00Z" w16du:dateUtc="2026-07-03T06:07:00Z">
            <w:rPr>
              <w:rFonts w:ascii="Times New Roman" w:eastAsia="標楷體-繁" w:hAnsi="Times New Roman" w:cs="Times New Roman" w:hint="eastAsia"/>
              <w:color w:val="000000"/>
            </w:rPr>
          </w:rPrChange>
        </w:rPr>
        <w:t>乙方應於每期結束後</w:t>
      </w:r>
      <w:r w:rsidR="00787845" w:rsidRPr="00534142">
        <w:rPr>
          <w:rFonts w:ascii="標楷體" w:eastAsia="標楷體" w:hAnsi="標楷體" w:cs="Times New Roman"/>
          <w:color w:val="000000"/>
          <w:rPrChange w:id="169" w:author="U3" w:date="2026-07-03T14:07:00Z" w16du:dateUtc="2026-07-03T06:07:00Z">
            <w:rPr>
              <w:rFonts w:ascii="Times New Roman" w:eastAsia="標楷體-繁" w:hAnsi="Times New Roman" w:cs="Times New Roman"/>
              <w:color w:val="000000"/>
            </w:rPr>
          </w:rPrChange>
        </w:rPr>
        <w:t>5</w:t>
      </w:r>
      <w:r w:rsidRPr="00534142">
        <w:rPr>
          <w:rFonts w:ascii="標楷體" w:eastAsia="標楷體" w:hAnsi="標楷體" w:cs="Times New Roman" w:hint="eastAsia"/>
          <w:color w:val="000000"/>
          <w:rPrChange w:id="170" w:author="U3" w:date="2026-07-03T14:07:00Z" w16du:dateUtc="2026-07-03T06:07:00Z">
            <w:rPr>
              <w:rFonts w:ascii="Times New Roman" w:eastAsia="標楷體-繁" w:hAnsi="Times New Roman" w:cs="Times New Roman" w:hint="eastAsia"/>
              <w:color w:val="000000"/>
            </w:rPr>
          </w:rPrChange>
        </w:rPr>
        <w:t>日內，提供營收與超額結算</w:t>
      </w:r>
      <w:proofErr w:type="gramStart"/>
      <w:r w:rsidRPr="00534142">
        <w:rPr>
          <w:rFonts w:ascii="標楷體" w:eastAsia="標楷體" w:hAnsi="標楷體" w:cs="Times New Roman" w:hint="eastAsia"/>
          <w:color w:val="000000"/>
          <w:rPrChange w:id="171" w:author="U3" w:date="2026-07-03T14:07:00Z" w16du:dateUtc="2026-07-03T06:07:00Z">
            <w:rPr>
              <w:rFonts w:ascii="Times New Roman" w:eastAsia="標楷體-繁" w:hAnsi="Times New Roman" w:cs="Times New Roman" w:hint="eastAsia"/>
              <w:color w:val="000000"/>
            </w:rPr>
          </w:rPrChange>
        </w:rPr>
        <w:t>報表予甲方</w:t>
      </w:r>
      <w:proofErr w:type="gramEnd"/>
      <w:r w:rsidRPr="00534142">
        <w:rPr>
          <w:rFonts w:ascii="標楷體" w:eastAsia="標楷體" w:hAnsi="標楷體" w:cs="Times New Roman" w:hint="eastAsia"/>
          <w:color w:val="000000"/>
          <w:rPrChange w:id="172" w:author="U3" w:date="2026-07-03T14:07:00Z" w16du:dateUtc="2026-07-03T06:07:00Z">
            <w:rPr>
              <w:rFonts w:ascii="Times New Roman" w:eastAsia="標楷體-繁" w:hAnsi="Times New Roman" w:cs="Times New Roman" w:hint="eastAsia"/>
              <w:color w:val="000000"/>
            </w:rPr>
          </w:rPrChange>
        </w:rPr>
        <w:t>核對，並於核對無誤後</w:t>
      </w:r>
      <w:r w:rsidR="00787845" w:rsidRPr="00534142">
        <w:rPr>
          <w:rFonts w:ascii="標楷體" w:eastAsia="標楷體" w:hAnsi="標楷體" w:cs="Times New Roman"/>
          <w:color w:val="000000"/>
          <w:rPrChange w:id="173" w:author="U3" w:date="2026-07-03T14:07:00Z" w16du:dateUtc="2026-07-03T06:07:00Z">
            <w:rPr>
              <w:rFonts w:ascii="Times New Roman" w:eastAsia="標楷體-繁" w:hAnsi="Times New Roman" w:cs="Times New Roman"/>
              <w:color w:val="000000"/>
            </w:rPr>
          </w:rPrChange>
        </w:rPr>
        <w:t>20</w:t>
      </w:r>
      <w:r w:rsidRPr="00534142">
        <w:rPr>
          <w:rFonts w:ascii="標楷體" w:eastAsia="標楷體" w:hAnsi="標楷體" w:cs="Times New Roman" w:hint="eastAsia"/>
          <w:color w:val="000000"/>
          <w:rPrChange w:id="174" w:author="U3" w:date="2026-07-03T14:07:00Z" w16du:dateUtc="2026-07-03T06:07:00Z">
            <w:rPr>
              <w:rFonts w:ascii="Times New Roman" w:eastAsia="標楷體-繁" w:hAnsi="Times New Roman" w:cs="Times New Roman" w:hint="eastAsia"/>
              <w:color w:val="000000"/>
            </w:rPr>
          </w:rPrChange>
        </w:rPr>
        <w:t>日內，將「</w:t>
      </w:r>
      <w:r w:rsidR="00787845" w:rsidRPr="00534142">
        <w:rPr>
          <w:rFonts w:ascii="標楷體" w:eastAsia="標楷體" w:hAnsi="標楷體" w:cs="Times New Roman" w:hint="eastAsia"/>
          <w:color w:val="000000"/>
          <w:rPrChange w:id="175" w:author="U3" w:date="2026-07-03T14:07:00Z" w16du:dateUtc="2026-07-03T06:07:00Z">
            <w:rPr>
              <w:rFonts w:ascii="Times New Roman" w:eastAsia="標楷體-繁" w:hAnsi="Times New Roman" w:cs="Times New Roman" w:hint="eastAsia"/>
              <w:color w:val="000000"/>
            </w:rPr>
          </w:rPrChange>
        </w:rPr>
        <w:t>固定</w:t>
      </w:r>
      <w:r w:rsidRPr="00534142">
        <w:rPr>
          <w:rFonts w:ascii="標楷體" w:eastAsia="標楷體" w:hAnsi="標楷體" w:cs="Times New Roman" w:hint="eastAsia"/>
          <w:color w:val="000000"/>
          <w:rPrChange w:id="176" w:author="U3" w:date="2026-07-03T14:07:00Z" w16du:dateUtc="2026-07-03T06:07:00Z">
            <w:rPr>
              <w:rFonts w:ascii="Times New Roman" w:eastAsia="標楷體-繁" w:hAnsi="Times New Roman" w:cs="Times New Roman" w:hint="eastAsia"/>
              <w:color w:val="000000"/>
            </w:rPr>
          </w:rPrChange>
        </w:rPr>
        <w:t>收益」加上「超額分潤（若有達標）」之總金額匯入甲方指定帳戶。</w:t>
      </w:r>
    </w:p>
    <w:p w14:paraId="6DD3E5CE" w14:textId="77777777" w:rsidR="00DD5925" w:rsidRPr="00534142" w:rsidRDefault="00DD5925" w:rsidP="0085198E">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Change w:id="177"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178" w:author="U3" w:date="2026-07-03T14:07:00Z" w16du:dateUtc="2026-07-03T06:07:00Z">
            <w:rPr>
              <w:rFonts w:ascii="Times New Roman" w:eastAsia="標楷體-繁" w:hAnsi="Times New Roman" w:cs="Times New Roman" w:hint="eastAsia"/>
              <w:color w:val="000000"/>
            </w:rPr>
          </w:rPrChange>
        </w:rPr>
        <w:t>消費者如以折價</w:t>
      </w:r>
      <w:proofErr w:type="gramStart"/>
      <w:r w:rsidRPr="00534142">
        <w:rPr>
          <w:rFonts w:ascii="標楷體" w:eastAsia="標楷體" w:hAnsi="標楷體" w:cs="Times New Roman" w:hint="eastAsia"/>
          <w:color w:val="000000"/>
          <w:rPrChange w:id="179" w:author="U3" w:date="2026-07-03T14:07:00Z" w16du:dateUtc="2026-07-03T06:07:00Z">
            <w:rPr>
              <w:rFonts w:ascii="Times New Roman" w:eastAsia="標楷體-繁" w:hAnsi="Times New Roman" w:cs="Times New Roman" w:hint="eastAsia"/>
              <w:color w:val="000000"/>
            </w:rPr>
          </w:rPrChange>
        </w:rPr>
        <w:t>券</w:t>
      </w:r>
      <w:proofErr w:type="gramEnd"/>
      <w:r w:rsidRPr="00534142">
        <w:rPr>
          <w:rFonts w:ascii="標楷體" w:eastAsia="標楷體" w:hAnsi="標楷體" w:cs="Times New Roman" w:hint="eastAsia"/>
          <w:color w:val="000000"/>
          <w:rPrChange w:id="180" w:author="U3" w:date="2026-07-03T14:07:00Z" w16du:dateUtc="2026-07-03T06:07:00Z">
            <w:rPr>
              <w:rFonts w:ascii="Times New Roman" w:eastAsia="標楷體-繁" w:hAnsi="Times New Roman" w:cs="Times New Roman" w:hint="eastAsia"/>
              <w:color w:val="000000"/>
            </w:rPr>
          </w:rPrChange>
        </w:rPr>
        <w:t>或停車金使用乙方服務時，其使用之折價</w:t>
      </w:r>
      <w:proofErr w:type="gramStart"/>
      <w:r w:rsidRPr="00534142">
        <w:rPr>
          <w:rFonts w:ascii="標楷體" w:eastAsia="標楷體" w:hAnsi="標楷體" w:cs="Times New Roman" w:hint="eastAsia"/>
          <w:color w:val="000000"/>
          <w:rPrChange w:id="181" w:author="U3" w:date="2026-07-03T14:07:00Z" w16du:dateUtc="2026-07-03T06:07:00Z">
            <w:rPr>
              <w:rFonts w:ascii="Times New Roman" w:eastAsia="標楷體-繁" w:hAnsi="Times New Roman" w:cs="Times New Roman" w:hint="eastAsia"/>
              <w:color w:val="000000"/>
            </w:rPr>
          </w:rPrChange>
        </w:rPr>
        <w:t>券</w:t>
      </w:r>
      <w:proofErr w:type="gramEnd"/>
      <w:r w:rsidRPr="00534142">
        <w:rPr>
          <w:rFonts w:ascii="標楷體" w:eastAsia="標楷體" w:hAnsi="標楷體" w:cs="Times New Roman" w:hint="eastAsia"/>
          <w:color w:val="000000"/>
          <w:rPrChange w:id="182" w:author="U3" w:date="2026-07-03T14:07:00Z" w16du:dateUtc="2026-07-03T06:07:00Z">
            <w:rPr>
              <w:rFonts w:ascii="Times New Roman" w:eastAsia="標楷體-繁" w:hAnsi="Times New Roman" w:cs="Times New Roman" w:hint="eastAsia"/>
              <w:color w:val="000000"/>
            </w:rPr>
          </w:rPrChange>
        </w:rPr>
        <w:t>或停車金所扣抵之金額仍應納入營收，計算應給予甲方的分潤金額，不得予以扣除。</w:t>
      </w:r>
    </w:p>
    <w:p w14:paraId="16FCA49F" w14:textId="69874F00" w:rsidR="00DD5925" w:rsidRPr="00534142" w:rsidRDefault="00DD5925" w:rsidP="0085198E">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Change w:id="183"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184" w:author="U3" w:date="2026-07-03T14:07:00Z" w16du:dateUtc="2026-07-03T06:07:00Z">
            <w:rPr>
              <w:rFonts w:ascii="Times New Roman" w:eastAsia="標楷體-繁" w:hAnsi="Times New Roman" w:cs="Times New Roman" w:hint="eastAsia"/>
              <w:color w:val="000000"/>
            </w:rPr>
          </w:rPrChange>
        </w:rPr>
        <w:t>本條收益分派計算之基礎以乙方電子統計結算數額為</w:t>
      </w:r>
      <w:proofErr w:type="gramStart"/>
      <w:r w:rsidRPr="00534142">
        <w:rPr>
          <w:rFonts w:ascii="標楷體" w:eastAsia="標楷體" w:hAnsi="標楷體" w:cs="Times New Roman" w:hint="eastAsia"/>
          <w:color w:val="000000"/>
          <w:rPrChange w:id="185" w:author="U3" w:date="2026-07-03T14:07:00Z" w16du:dateUtc="2026-07-03T06:07:00Z">
            <w:rPr>
              <w:rFonts w:ascii="Times New Roman" w:eastAsia="標楷體-繁" w:hAnsi="Times New Roman" w:cs="Times New Roman" w:hint="eastAsia"/>
              <w:color w:val="000000"/>
            </w:rPr>
          </w:rPrChange>
        </w:rPr>
        <w:t>準</w:t>
      </w:r>
      <w:proofErr w:type="gramEnd"/>
      <w:r w:rsidRPr="00534142">
        <w:rPr>
          <w:rFonts w:ascii="標楷體" w:eastAsia="標楷體" w:hAnsi="標楷體" w:cs="Times New Roman" w:hint="eastAsia"/>
          <w:color w:val="000000"/>
          <w:rPrChange w:id="186" w:author="U3" w:date="2026-07-03T14:07:00Z" w16du:dateUtc="2026-07-03T06:07:00Z">
            <w:rPr>
              <w:rFonts w:ascii="Times New Roman" w:eastAsia="標楷體-繁" w:hAnsi="Times New Roman" w:cs="Times New Roman" w:hint="eastAsia"/>
              <w:color w:val="000000"/>
            </w:rPr>
          </w:rPrChange>
        </w:rPr>
        <w:t>，分潤金額以單筆訂單金額乘上第二項所訂之分潤比例後，無條件捨去至整數位計算。</w:t>
      </w:r>
    </w:p>
    <w:p w14:paraId="091C6017" w14:textId="116C9400" w:rsidR="000247BF" w:rsidRPr="00534142" w:rsidDel="00732B37" w:rsidRDefault="000247BF" w:rsidP="0085198E">
      <w:pPr>
        <w:numPr>
          <w:ilvl w:val="0"/>
          <w:numId w:val="2"/>
        </w:numPr>
        <w:pBdr>
          <w:top w:val="nil"/>
          <w:left w:val="nil"/>
          <w:bottom w:val="nil"/>
          <w:right w:val="nil"/>
          <w:between w:val="nil"/>
        </w:pBdr>
        <w:spacing w:line="420" w:lineRule="auto"/>
        <w:ind w:left="992" w:hanging="482"/>
        <w:jc w:val="both"/>
        <w:rPr>
          <w:del w:id="187" w:author="U2" w:date="2026-07-03T12:51:00Z" w16du:dateUtc="2026-07-03T04:51:00Z"/>
          <w:rFonts w:ascii="標楷體" w:eastAsia="標楷體" w:hAnsi="標楷體" w:cs="Times New Roman"/>
          <w:color w:val="000000"/>
          <w:rPrChange w:id="188" w:author="U3" w:date="2026-07-03T14:07:00Z" w16du:dateUtc="2026-07-03T06:07:00Z">
            <w:rPr>
              <w:del w:id="189" w:author="U2" w:date="2026-07-03T12:51:00Z" w16du:dateUtc="2026-07-03T04:51:00Z"/>
              <w:rFonts w:ascii="Times New Roman" w:eastAsia="標楷體-繁" w:hAnsi="Times New Roman" w:cs="Times New Roman"/>
              <w:color w:val="000000"/>
            </w:rPr>
          </w:rPrChange>
        </w:rPr>
      </w:pPr>
      <w:del w:id="190" w:author="U2" w:date="2026-07-03T12:51:00Z" w16du:dateUtc="2026-07-03T04:51:00Z">
        <w:r w:rsidRPr="00534142" w:rsidDel="00732B37">
          <w:rPr>
            <w:rFonts w:ascii="標楷體" w:eastAsia="標楷體" w:hAnsi="標楷體" w:cs="Times New Roman" w:hint="eastAsia"/>
            <w:color w:val="000000"/>
            <w:rPrChange w:id="191" w:author="U3" w:date="2026-07-03T14:07:00Z" w16du:dateUtc="2026-07-03T06:07:00Z">
              <w:rPr>
                <w:rFonts w:ascii="Times New Roman" w:eastAsia="標楷體-繁" w:hAnsi="Times New Roman" w:cs="Times New Roman" w:hint="eastAsia"/>
                <w:color w:val="000000"/>
              </w:rPr>
            </w:rPrChange>
          </w:rPr>
          <w:delText>如</w:delText>
        </w:r>
        <w:r w:rsidR="007F1789" w:rsidRPr="00534142" w:rsidDel="00732B37">
          <w:rPr>
            <w:rFonts w:ascii="標楷體" w:eastAsia="標楷體" w:hAnsi="標楷體" w:cs="Times New Roman" w:hint="eastAsia"/>
            <w:color w:val="000000"/>
            <w:rPrChange w:id="192" w:author="U3" w:date="2026-07-03T14:07:00Z" w16du:dateUtc="2026-07-03T06:07:00Z">
              <w:rPr>
                <w:rFonts w:ascii="Times New Roman" w:eastAsia="標楷體-繁" w:hAnsi="Times New Roman" w:cs="Times New Roman" w:hint="eastAsia"/>
                <w:color w:val="000000"/>
              </w:rPr>
            </w:rPrChange>
          </w:rPr>
          <w:delText>消費者</w:delText>
        </w:r>
        <w:r w:rsidRPr="00534142" w:rsidDel="00732B37">
          <w:rPr>
            <w:rFonts w:ascii="標楷體" w:eastAsia="標楷體" w:hAnsi="標楷體" w:cs="Times New Roman" w:hint="eastAsia"/>
            <w:color w:val="000000"/>
            <w:rPrChange w:id="193" w:author="U3" w:date="2026-07-03T14:07:00Z" w16du:dateUtc="2026-07-03T06:07:00Z">
              <w:rPr>
                <w:rFonts w:ascii="Times New Roman" w:eastAsia="標楷體-繁" w:hAnsi="Times New Roman" w:cs="Times New Roman" w:hint="eastAsia"/>
                <w:color w:val="000000"/>
              </w:rPr>
            </w:rPrChange>
          </w:rPr>
          <w:delText>當月租金之繳費方式</w:delText>
        </w:r>
        <w:r w:rsidR="007F1789" w:rsidRPr="00534142" w:rsidDel="00732B37">
          <w:rPr>
            <w:rFonts w:ascii="標楷體" w:eastAsia="標楷體" w:hAnsi="標楷體" w:cs="Times New Roman" w:hint="eastAsia"/>
            <w:color w:val="000000"/>
            <w:rPrChange w:id="194" w:author="U3" w:date="2026-07-03T14:07:00Z" w16du:dateUtc="2026-07-03T06:07:00Z">
              <w:rPr>
                <w:rFonts w:ascii="Times New Roman" w:eastAsia="標楷體-繁" w:hAnsi="Times New Roman" w:cs="Times New Roman" w:hint="eastAsia"/>
                <w:color w:val="000000"/>
              </w:rPr>
            </w:rPrChange>
          </w:rPr>
          <w:delText>採</w:delText>
        </w:r>
        <w:r w:rsidRPr="00534142" w:rsidDel="00732B37">
          <w:rPr>
            <w:rFonts w:ascii="標楷體" w:eastAsia="標楷體" w:hAnsi="標楷體" w:cs="Times New Roman" w:hint="eastAsia"/>
            <w:color w:val="000000"/>
            <w:rPrChange w:id="195" w:author="U3" w:date="2026-07-03T14:07:00Z" w16du:dateUtc="2026-07-03T06:07:00Z">
              <w:rPr>
                <w:rFonts w:ascii="Times New Roman" w:eastAsia="標楷體-繁" w:hAnsi="Times New Roman" w:cs="Times New Roman" w:hint="eastAsia"/>
                <w:color w:val="000000"/>
              </w:rPr>
            </w:rPrChange>
          </w:rPr>
          <w:delText>季繳、半年繳或年繳時，</w:delText>
        </w:r>
        <w:r w:rsidR="007F1789" w:rsidRPr="00534142" w:rsidDel="00732B37">
          <w:rPr>
            <w:rFonts w:ascii="標楷體" w:eastAsia="標楷體" w:hAnsi="標楷體" w:cs="Times New Roman" w:hint="eastAsia"/>
            <w:color w:val="000000"/>
            <w:rPrChange w:id="196" w:author="U3" w:date="2026-07-03T14:07:00Z" w16du:dateUtc="2026-07-03T06:07:00Z">
              <w:rPr>
                <w:rFonts w:ascii="Times New Roman" w:eastAsia="標楷體-繁" w:hAnsi="Times New Roman" w:cs="Times New Roman" w:hint="eastAsia"/>
                <w:color w:val="000000"/>
              </w:rPr>
            </w:rPrChange>
          </w:rPr>
          <w:delText>本條分潤基礎</w:delText>
        </w:r>
        <w:r w:rsidRPr="00534142" w:rsidDel="00732B37">
          <w:rPr>
            <w:rFonts w:ascii="標楷體" w:eastAsia="標楷體" w:hAnsi="標楷體" w:cs="Times New Roman" w:hint="eastAsia"/>
            <w:color w:val="000000"/>
            <w:rPrChange w:id="197" w:author="U3" w:date="2026-07-03T14:07:00Z" w16du:dateUtc="2026-07-03T06:07:00Z">
              <w:rPr>
                <w:rFonts w:ascii="Times New Roman" w:eastAsia="標楷體-繁" w:hAnsi="Times New Roman" w:cs="Times New Roman" w:hint="eastAsia"/>
                <w:color w:val="000000"/>
              </w:rPr>
            </w:rPrChange>
          </w:rPr>
          <w:delText>以當期</w:delText>
        </w:r>
        <w:r w:rsidR="007F1789" w:rsidRPr="00534142" w:rsidDel="00732B37">
          <w:rPr>
            <w:rFonts w:ascii="標楷體" w:eastAsia="標楷體" w:hAnsi="標楷體" w:cs="Times New Roman" w:hint="eastAsia"/>
            <w:color w:val="000000"/>
            <w:rPrChange w:id="198" w:author="U3" w:date="2026-07-03T14:07:00Z" w16du:dateUtc="2026-07-03T06:07:00Z">
              <w:rPr>
                <w:rFonts w:ascii="Times New Roman" w:eastAsia="標楷體-繁" w:hAnsi="Times New Roman" w:cs="Times New Roman" w:hint="eastAsia"/>
                <w:color w:val="000000"/>
              </w:rPr>
            </w:rPrChange>
          </w:rPr>
          <w:delText>應收租金計入營車營運收益，非屬當期之預收租金不列入當期分潤之計算。</w:delText>
        </w:r>
      </w:del>
    </w:p>
    <w:p w14:paraId="29F66E36" w14:textId="60210544" w:rsidR="00650ED2" w:rsidRPr="00534142" w:rsidRDefault="00650ED2" w:rsidP="0085198E">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Change w:id="199"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200" w:author="U3" w:date="2026-07-03T14:07:00Z" w16du:dateUtc="2026-07-03T06:07:00Z">
            <w:rPr>
              <w:rFonts w:ascii="Times New Roman" w:eastAsia="標楷體-繁" w:hAnsi="Times New Roman" w:cs="Times New Roman" w:hint="eastAsia"/>
              <w:color w:val="000000"/>
            </w:rPr>
          </w:rPrChange>
        </w:rPr>
        <w:t>乙方如有延遲給付場地分配收益達兩（</w:t>
      </w:r>
      <w:r w:rsidRPr="00534142">
        <w:rPr>
          <w:rFonts w:ascii="標楷體" w:eastAsia="標楷體" w:hAnsi="標楷體" w:cs="Times New Roman"/>
          <w:color w:val="000000"/>
          <w:rPrChange w:id="201" w:author="U3" w:date="2026-07-03T14:07:00Z" w16du:dateUtc="2026-07-03T06:07:00Z">
            <w:rPr>
              <w:rFonts w:ascii="Times New Roman" w:eastAsia="標楷體-繁" w:hAnsi="Times New Roman" w:cs="Times New Roman"/>
              <w:color w:val="000000"/>
            </w:rPr>
          </w:rPrChange>
        </w:rPr>
        <w:t>2</w:t>
      </w:r>
      <w:r w:rsidRPr="00534142">
        <w:rPr>
          <w:rFonts w:ascii="標楷體" w:eastAsia="標楷體" w:hAnsi="標楷體" w:cs="Times New Roman" w:hint="eastAsia"/>
          <w:color w:val="000000"/>
          <w:rPrChange w:id="202" w:author="U3" w:date="2026-07-03T14:07:00Z" w16du:dateUtc="2026-07-03T06:07:00Z">
            <w:rPr>
              <w:rFonts w:ascii="Times New Roman" w:eastAsia="標楷體-繁" w:hAnsi="Times New Roman" w:cs="Times New Roman" w:hint="eastAsia"/>
              <w:color w:val="000000"/>
            </w:rPr>
          </w:rPrChange>
        </w:rPr>
        <w:t>）</w:t>
      </w:r>
      <w:proofErr w:type="gramStart"/>
      <w:r w:rsidRPr="00534142">
        <w:rPr>
          <w:rFonts w:ascii="標楷體" w:eastAsia="標楷體" w:hAnsi="標楷體" w:cs="Times New Roman" w:hint="eastAsia"/>
          <w:color w:val="000000"/>
          <w:rPrChange w:id="203" w:author="U3" w:date="2026-07-03T14:07:00Z" w16du:dateUtc="2026-07-03T06:07:00Z">
            <w:rPr>
              <w:rFonts w:ascii="Times New Roman" w:eastAsia="標楷體-繁" w:hAnsi="Times New Roman" w:cs="Times New Roman" w:hint="eastAsia"/>
              <w:color w:val="000000"/>
            </w:rPr>
          </w:rPrChange>
        </w:rPr>
        <w:t>個</w:t>
      </w:r>
      <w:proofErr w:type="gramEnd"/>
      <w:r w:rsidRPr="00534142">
        <w:rPr>
          <w:rFonts w:ascii="標楷體" w:eastAsia="標楷體" w:hAnsi="標楷體" w:cs="Times New Roman" w:hint="eastAsia"/>
          <w:color w:val="000000"/>
          <w:rPrChange w:id="204" w:author="U3" w:date="2026-07-03T14:07:00Z" w16du:dateUtc="2026-07-03T06:07:00Z">
            <w:rPr>
              <w:rFonts w:ascii="Times New Roman" w:eastAsia="標楷體-繁" w:hAnsi="Times New Roman" w:cs="Times New Roman" w:hint="eastAsia"/>
              <w:color w:val="000000"/>
            </w:rPr>
          </w:rPrChange>
        </w:rPr>
        <w:t>月以上，並經甲方以書面限期繳納後逾期仍未繳付時，甲方得終止本協議。</w:t>
      </w:r>
    </w:p>
    <w:p w14:paraId="7A370B42" w14:textId="198716BE" w:rsidR="00650ED2" w:rsidRPr="00534142" w:rsidRDefault="00650ED2" w:rsidP="0085198E">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Change w:id="205"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206" w:author="U3" w:date="2026-07-03T14:07:00Z" w16du:dateUtc="2026-07-03T06:07:00Z">
            <w:rPr>
              <w:rFonts w:ascii="Times New Roman" w:eastAsia="標楷體-繁" w:hAnsi="Times New Roman" w:cs="Times New Roman" w:hint="eastAsia"/>
              <w:color w:val="000000"/>
            </w:rPr>
          </w:rPrChange>
        </w:rPr>
        <w:t>本協議期間內，如因合作場站之規劃、設置、現場動線或不可歸責於消費者之行車事由，致消費者、乙方或其受</w:t>
      </w:r>
      <w:proofErr w:type="gramStart"/>
      <w:r w:rsidRPr="00534142">
        <w:rPr>
          <w:rFonts w:ascii="標楷體" w:eastAsia="標楷體" w:hAnsi="標楷體" w:cs="Times New Roman" w:hint="eastAsia"/>
          <w:color w:val="000000"/>
          <w:rPrChange w:id="207" w:author="U3" w:date="2026-07-03T14:07:00Z" w16du:dateUtc="2026-07-03T06:07:00Z">
            <w:rPr>
              <w:rFonts w:ascii="Times New Roman" w:eastAsia="標楷體-繁" w:hAnsi="Times New Roman" w:cs="Times New Roman" w:hint="eastAsia"/>
              <w:color w:val="000000"/>
            </w:rPr>
          </w:rPrChange>
        </w:rPr>
        <w:t>僱</w:t>
      </w:r>
      <w:proofErr w:type="gramEnd"/>
      <w:r w:rsidRPr="00534142">
        <w:rPr>
          <w:rFonts w:ascii="標楷體" w:eastAsia="標楷體" w:hAnsi="標楷體" w:cs="Times New Roman" w:hint="eastAsia"/>
          <w:color w:val="000000"/>
          <w:rPrChange w:id="208" w:author="U3" w:date="2026-07-03T14:07:00Z" w16du:dateUtc="2026-07-03T06:07:00Z">
            <w:rPr>
              <w:rFonts w:ascii="Times New Roman" w:eastAsia="標楷體-繁" w:hAnsi="Times New Roman" w:cs="Times New Roman" w:hint="eastAsia"/>
              <w:color w:val="000000"/>
            </w:rPr>
          </w:rPrChange>
        </w:rPr>
        <w:t>人遭主管機關、警察機關開立罰單（包括但不限於違反道路交通管理處罰條例等罰鍰）者，該罰鍰費用應由甲方負擔。乙方得於當期或後續應</w:t>
      </w:r>
      <w:proofErr w:type="gramStart"/>
      <w:r w:rsidRPr="00534142">
        <w:rPr>
          <w:rFonts w:ascii="標楷體" w:eastAsia="標楷體" w:hAnsi="標楷體" w:cs="Times New Roman" w:hint="eastAsia"/>
          <w:color w:val="000000"/>
          <w:rPrChange w:id="209" w:author="U3" w:date="2026-07-03T14:07:00Z" w16du:dateUtc="2026-07-03T06:07:00Z">
            <w:rPr>
              <w:rFonts w:ascii="Times New Roman" w:eastAsia="標楷體-繁" w:hAnsi="Times New Roman" w:cs="Times New Roman" w:hint="eastAsia"/>
              <w:color w:val="000000"/>
            </w:rPr>
          </w:rPrChange>
        </w:rPr>
        <w:t>給付予甲方</w:t>
      </w:r>
      <w:proofErr w:type="gramEnd"/>
      <w:r w:rsidRPr="00534142">
        <w:rPr>
          <w:rFonts w:ascii="標楷體" w:eastAsia="標楷體" w:hAnsi="標楷體" w:cs="Times New Roman" w:hint="eastAsia"/>
          <w:color w:val="000000"/>
          <w:rPrChange w:id="210" w:author="U3" w:date="2026-07-03T14:07:00Z" w16du:dateUtc="2026-07-03T06:07:00Z">
            <w:rPr>
              <w:rFonts w:ascii="Times New Roman" w:eastAsia="標楷體-繁" w:hAnsi="Times New Roman" w:cs="Times New Roman" w:hint="eastAsia"/>
              <w:color w:val="000000"/>
            </w:rPr>
          </w:rPrChange>
        </w:rPr>
        <w:t>之場地分配收益中，逕行扣除上述罰單金額後，再行</w:t>
      </w:r>
      <w:proofErr w:type="gramStart"/>
      <w:r w:rsidRPr="00534142">
        <w:rPr>
          <w:rFonts w:ascii="標楷體" w:eastAsia="標楷體" w:hAnsi="標楷體" w:cs="Times New Roman" w:hint="eastAsia"/>
          <w:color w:val="000000"/>
          <w:rPrChange w:id="211" w:author="U3" w:date="2026-07-03T14:07:00Z" w16du:dateUtc="2026-07-03T06:07:00Z">
            <w:rPr>
              <w:rFonts w:ascii="Times New Roman" w:eastAsia="標楷體-繁" w:hAnsi="Times New Roman" w:cs="Times New Roman" w:hint="eastAsia"/>
              <w:color w:val="000000"/>
            </w:rPr>
          </w:rPrChange>
        </w:rPr>
        <w:t>匯款予甲方</w:t>
      </w:r>
      <w:proofErr w:type="gramEnd"/>
      <w:r w:rsidRPr="00534142">
        <w:rPr>
          <w:rFonts w:ascii="標楷體" w:eastAsia="標楷體" w:hAnsi="標楷體" w:cs="Times New Roman" w:hint="eastAsia"/>
          <w:color w:val="000000"/>
          <w:rPrChange w:id="212" w:author="U3" w:date="2026-07-03T14:07:00Z" w16du:dateUtc="2026-07-03T06:07:00Z">
            <w:rPr>
              <w:rFonts w:ascii="Times New Roman" w:eastAsia="標楷體-繁" w:hAnsi="Times New Roman" w:cs="Times New Roman" w:hint="eastAsia"/>
              <w:color w:val="000000"/>
            </w:rPr>
          </w:rPrChange>
        </w:rPr>
        <w:t>。乙方於扣除時，應將罰單影本或相關繳費憑證以書面或電子郵件方式通知甲方。</w:t>
      </w:r>
    </w:p>
    <w:p w14:paraId="00000014" w14:textId="77777777" w:rsidR="004645F8" w:rsidRPr="00534142" w:rsidRDefault="004645F8">
      <w:pPr>
        <w:pBdr>
          <w:top w:val="nil"/>
          <w:left w:val="nil"/>
          <w:bottom w:val="nil"/>
          <w:right w:val="nil"/>
          <w:between w:val="nil"/>
        </w:pBdr>
        <w:spacing w:line="420" w:lineRule="auto"/>
        <w:ind w:left="1843"/>
        <w:jc w:val="both"/>
        <w:rPr>
          <w:rFonts w:ascii="標楷體" w:eastAsia="標楷體" w:hAnsi="標楷體" w:cs="Times New Roman"/>
          <w:color w:val="000000"/>
          <w:rPrChange w:id="213" w:author="U3" w:date="2026-07-03T14:07:00Z" w16du:dateUtc="2026-07-03T06:07:00Z">
            <w:rPr>
              <w:rFonts w:ascii="Times New Roman" w:eastAsia="標楷體-繁" w:hAnsi="Times New Roman" w:cs="Times New Roman"/>
              <w:color w:val="000000"/>
            </w:rPr>
          </w:rPrChange>
        </w:rPr>
      </w:pPr>
    </w:p>
    <w:p w14:paraId="053E24CF" w14:textId="05738896" w:rsidR="0085198E" w:rsidRPr="00534142"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Change w:id="214"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215" w:author="U3" w:date="2026-07-03T14:07:00Z" w16du:dateUtc="2026-07-03T06:07:00Z">
            <w:rPr>
              <w:rFonts w:ascii="Times New Roman" w:eastAsia="標楷體-繁" w:hAnsi="Times New Roman" w:cs="Times New Roman" w:hint="eastAsia"/>
              <w:color w:val="000000"/>
            </w:rPr>
          </w:rPrChange>
        </w:rPr>
        <w:lastRenderedPageBreak/>
        <w:t>責任免除與風險分擔</w:t>
      </w:r>
    </w:p>
    <w:p w14:paraId="79959C46" w14:textId="622537B0" w:rsidR="0085198E" w:rsidRPr="00534142" w:rsidRDefault="0085198E" w:rsidP="0085198E">
      <w:pPr>
        <w:numPr>
          <w:ilvl w:val="0"/>
          <w:numId w:val="16"/>
        </w:numPr>
        <w:pBdr>
          <w:top w:val="nil"/>
          <w:left w:val="nil"/>
          <w:bottom w:val="nil"/>
          <w:right w:val="nil"/>
          <w:between w:val="nil"/>
        </w:pBdr>
        <w:spacing w:line="420" w:lineRule="auto"/>
        <w:ind w:left="993" w:hanging="426"/>
        <w:jc w:val="both"/>
        <w:rPr>
          <w:rFonts w:ascii="標楷體" w:eastAsia="標楷體" w:hAnsi="標楷體" w:cs="Times New Roman"/>
          <w:color w:val="000000"/>
          <w:rPrChange w:id="216"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217" w:author="U3" w:date="2026-07-03T14:07:00Z" w16du:dateUtc="2026-07-03T06:07:00Z">
            <w:rPr>
              <w:rFonts w:ascii="Times New Roman" w:eastAsia="標楷體-繁" w:hAnsi="Times New Roman" w:cs="Times New Roman" w:hint="eastAsia"/>
              <w:color w:val="000000"/>
            </w:rPr>
          </w:rPrChange>
        </w:rPr>
        <w:t>雙方明確成立者為「技術服務與系統合作」法律關係，絕非土地或車位之租賃、轉租、亦不成立任何看管或保管法律關係。</w:t>
      </w:r>
    </w:p>
    <w:p w14:paraId="6309E67C" w14:textId="0C8637F9" w:rsidR="0085198E" w:rsidRPr="00534142" w:rsidRDefault="0085198E" w:rsidP="0085198E">
      <w:pPr>
        <w:numPr>
          <w:ilvl w:val="0"/>
          <w:numId w:val="16"/>
        </w:numPr>
        <w:pBdr>
          <w:top w:val="nil"/>
          <w:left w:val="nil"/>
          <w:bottom w:val="nil"/>
          <w:right w:val="nil"/>
          <w:between w:val="nil"/>
        </w:pBdr>
        <w:spacing w:line="420" w:lineRule="auto"/>
        <w:ind w:left="993" w:hanging="426"/>
        <w:jc w:val="both"/>
        <w:rPr>
          <w:rFonts w:ascii="標楷體" w:eastAsia="標楷體" w:hAnsi="標楷體" w:cs="Times New Roman"/>
          <w:color w:val="000000"/>
          <w:rPrChange w:id="218"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219" w:author="U3" w:date="2026-07-03T14:07:00Z" w16du:dateUtc="2026-07-03T06:07:00Z">
            <w:rPr>
              <w:rFonts w:ascii="Times New Roman" w:eastAsia="標楷體-繁" w:hAnsi="Times New Roman" w:cs="Times New Roman" w:hint="eastAsia"/>
              <w:color w:val="000000"/>
            </w:rPr>
          </w:rPrChange>
        </w:rPr>
        <w:t>甲方為合作場站之法定經營與管理主體。凡涉及合作場站之土地使用合</w:t>
      </w:r>
      <w:proofErr w:type="gramStart"/>
      <w:r w:rsidRPr="00534142">
        <w:rPr>
          <w:rFonts w:ascii="標楷體" w:eastAsia="標楷體" w:hAnsi="標楷體" w:cs="Times New Roman" w:hint="eastAsia"/>
          <w:color w:val="000000"/>
          <w:rPrChange w:id="220" w:author="U3" w:date="2026-07-03T14:07:00Z" w16du:dateUtc="2026-07-03T06:07:00Z">
            <w:rPr>
              <w:rFonts w:ascii="Times New Roman" w:eastAsia="標楷體-繁" w:hAnsi="Times New Roman" w:cs="Times New Roman" w:hint="eastAsia"/>
              <w:color w:val="000000"/>
            </w:rPr>
          </w:rPrChange>
        </w:rPr>
        <w:t>規</w:t>
      </w:r>
      <w:proofErr w:type="gramEnd"/>
      <w:r w:rsidRPr="00534142">
        <w:rPr>
          <w:rFonts w:ascii="標楷體" w:eastAsia="標楷體" w:hAnsi="標楷體" w:cs="Times New Roman" w:hint="eastAsia"/>
          <w:color w:val="000000"/>
          <w:rPrChange w:id="221" w:author="U3" w:date="2026-07-03T14:07:00Z" w16du:dateUtc="2026-07-03T06:07:00Z">
            <w:rPr>
              <w:rFonts w:ascii="Times New Roman" w:eastAsia="標楷體-繁" w:hAnsi="Times New Roman" w:cs="Times New Roman" w:hint="eastAsia"/>
              <w:color w:val="000000"/>
            </w:rPr>
          </w:rPrChange>
        </w:rPr>
        <w:t>性、停車場登記證申請、地價稅、房屋稅、公共安全申報、消防設備檢修及現場動線規劃等，概由甲方自行負責並負擔相關費用。</w:t>
      </w:r>
    </w:p>
    <w:p w14:paraId="1145B5BE" w14:textId="4F78867B" w:rsidR="0085198E" w:rsidRPr="00534142" w:rsidRDefault="0085198E" w:rsidP="00BB6EB8">
      <w:pPr>
        <w:numPr>
          <w:ilvl w:val="0"/>
          <w:numId w:val="16"/>
        </w:numPr>
        <w:pBdr>
          <w:top w:val="nil"/>
          <w:left w:val="nil"/>
          <w:bottom w:val="nil"/>
          <w:right w:val="nil"/>
          <w:between w:val="nil"/>
        </w:pBdr>
        <w:spacing w:line="420" w:lineRule="auto"/>
        <w:ind w:left="993" w:hanging="426"/>
        <w:jc w:val="both"/>
        <w:rPr>
          <w:rFonts w:ascii="標楷體" w:eastAsia="標楷體" w:hAnsi="標楷體" w:cs="Times New Roman"/>
          <w:color w:val="000000"/>
          <w:rPrChange w:id="222"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223" w:author="U3" w:date="2026-07-03T14:07:00Z" w16du:dateUtc="2026-07-03T06:07:00Z">
            <w:rPr>
              <w:rFonts w:ascii="Times New Roman" w:eastAsia="標楷體-繁" w:hAnsi="Times New Roman" w:cs="Times New Roman" w:hint="eastAsia"/>
              <w:color w:val="000000"/>
            </w:rPr>
          </w:rPrChange>
        </w:rPr>
        <w:t>乙方不承擔任何前來停車之車輛、財物、人員之看管、保管、保養及維護責任。凡因合作場站內發生之車輛毀損、竊盜、碰撞、天災意外，或因甲方場地留置物、動線不良導致消費者或任何第三人受有身體或財產損害者，概由甲方（或消費者依實際肇責）自行協調處理並承擔一切法律及損害賠償責任，與乙方無涉</w:t>
      </w:r>
      <w:r w:rsidR="0035645B" w:rsidRPr="00534142">
        <w:rPr>
          <w:rFonts w:ascii="標楷體" w:eastAsia="標楷體" w:hAnsi="標楷體" w:cs="Times New Roman" w:hint="eastAsia"/>
          <w:color w:val="000000"/>
          <w:rPrChange w:id="224" w:author="U3" w:date="2026-07-03T14:07:00Z" w16du:dateUtc="2026-07-03T06:07:00Z">
            <w:rPr>
              <w:rFonts w:ascii="Times New Roman" w:eastAsia="標楷體-繁" w:hAnsi="Times New Roman" w:cs="Times New Roman" w:hint="eastAsia"/>
              <w:color w:val="000000"/>
            </w:rPr>
          </w:rPrChange>
        </w:rPr>
        <w:t>。</w:t>
      </w:r>
    </w:p>
    <w:p w14:paraId="00000015" w14:textId="64A0BB4B" w:rsidR="004645F8" w:rsidRPr="00534142"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Change w:id="225"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226" w:author="U3" w:date="2026-07-03T14:07:00Z" w16du:dateUtc="2026-07-03T06:07:00Z">
            <w:rPr>
              <w:rFonts w:ascii="Times New Roman" w:eastAsia="標楷體-繁" w:hAnsi="Times New Roman" w:cs="Times New Roman" w:hint="eastAsia"/>
              <w:color w:val="000000"/>
            </w:rPr>
          </w:rPrChange>
        </w:rPr>
        <w:t>匯款帳戶及所得稅</w:t>
      </w:r>
    </w:p>
    <w:p w14:paraId="12F3D01F" w14:textId="1818D993" w:rsidR="00EF4688" w:rsidRPr="00534142" w:rsidRDefault="00F77B39" w:rsidP="00EF4688">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Change w:id="227"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228" w:author="U3" w:date="2026-07-03T14:07:00Z" w16du:dateUtc="2026-07-03T06:07:00Z">
            <w:rPr>
              <w:rFonts w:ascii="Times New Roman" w:eastAsia="標楷體-繁" w:hAnsi="Times New Roman" w:cs="Times New Roman" w:hint="eastAsia"/>
              <w:color w:val="000000"/>
            </w:rPr>
          </w:rPrChange>
        </w:rPr>
        <w:t>甲方就其因本契約所得之</w:t>
      </w:r>
      <w:r w:rsidR="0035645B" w:rsidRPr="00534142">
        <w:rPr>
          <w:rFonts w:ascii="標楷體" w:eastAsia="標楷體" w:hAnsi="標楷體" w:cs="Times New Roman" w:hint="eastAsia"/>
          <w:color w:val="000000"/>
          <w:rPrChange w:id="229" w:author="U3" w:date="2026-07-03T14:07:00Z" w16du:dateUtc="2026-07-03T06:07:00Z">
            <w:rPr>
              <w:rFonts w:ascii="Times New Roman" w:eastAsia="標楷體-繁" w:hAnsi="Times New Roman" w:cs="Times New Roman" w:hint="eastAsia"/>
              <w:color w:val="000000"/>
            </w:rPr>
          </w:rPrChange>
        </w:rPr>
        <w:t>停車營運收益</w:t>
      </w:r>
      <w:r w:rsidRPr="00534142">
        <w:rPr>
          <w:rFonts w:ascii="標楷體" w:eastAsia="標楷體" w:hAnsi="標楷體" w:cs="Times New Roman" w:hint="eastAsia"/>
          <w:color w:val="000000"/>
          <w:rPrChange w:id="230" w:author="U3" w:date="2026-07-03T14:07:00Z" w16du:dateUtc="2026-07-03T06:07:00Z">
            <w:rPr>
              <w:rFonts w:ascii="Times New Roman" w:eastAsia="標楷體-繁" w:hAnsi="Times New Roman" w:cs="Times New Roman" w:hint="eastAsia"/>
              <w:color w:val="000000"/>
            </w:rPr>
          </w:rPrChange>
        </w:rPr>
        <w:t>，同意乙方依所得稅法及各類所得扣繳率標準就</w:t>
      </w:r>
      <w:proofErr w:type="gramStart"/>
      <w:r w:rsidRPr="00534142">
        <w:rPr>
          <w:rFonts w:ascii="標楷體" w:eastAsia="標楷體" w:hAnsi="標楷體" w:cs="Times New Roman" w:hint="eastAsia"/>
          <w:color w:val="000000"/>
          <w:rPrChange w:id="231" w:author="U3" w:date="2026-07-03T14:07:00Z" w16du:dateUtc="2026-07-03T06:07:00Z">
            <w:rPr>
              <w:rFonts w:ascii="Times New Roman" w:eastAsia="標楷體-繁" w:hAnsi="Times New Roman" w:cs="Times New Roman" w:hint="eastAsia"/>
              <w:color w:val="000000"/>
            </w:rPr>
          </w:rPrChange>
        </w:rPr>
        <w:t>所得列單申報</w:t>
      </w:r>
      <w:proofErr w:type="gramEnd"/>
      <w:r w:rsidRPr="00534142">
        <w:rPr>
          <w:rFonts w:ascii="標楷體" w:eastAsia="標楷體" w:hAnsi="標楷體" w:cs="Times New Roman" w:hint="eastAsia"/>
          <w:color w:val="000000"/>
          <w:rPrChange w:id="232" w:author="U3" w:date="2026-07-03T14:07:00Z" w16du:dateUtc="2026-07-03T06:07:00Z">
            <w:rPr>
              <w:rFonts w:ascii="Times New Roman" w:eastAsia="標楷體-繁" w:hAnsi="Times New Roman" w:cs="Times New Roman" w:hint="eastAsia"/>
              <w:color w:val="000000"/>
            </w:rPr>
          </w:rPrChange>
        </w:rPr>
        <w:t>主管</w:t>
      </w:r>
      <w:proofErr w:type="gramStart"/>
      <w:r w:rsidRPr="00534142">
        <w:rPr>
          <w:rFonts w:ascii="標楷體" w:eastAsia="標楷體" w:hAnsi="標楷體" w:cs="Times New Roman" w:hint="eastAsia"/>
          <w:color w:val="000000"/>
          <w:rPrChange w:id="233" w:author="U3" w:date="2026-07-03T14:07:00Z" w16du:dateUtc="2026-07-03T06:07:00Z">
            <w:rPr>
              <w:rFonts w:ascii="Times New Roman" w:eastAsia="標楷體-繁" w:hAnsi="Times New Roman" w:cs="Times New Roman" w:hint="eastAsia"/>
              <w:color w:val="000000"/>
            </w:rPr>
          </w:rPrChange>
        </w:rPr>
        <w:t>稽</w:t>
      </w:r>
      <w:proofErr w:type="gramEnd"/>
      <w:r w:rsidRPr="00534142">
        <w:rPr>
          <w:rFonts w:ascii="標楷體" w:eastAsia="標楷體" w:hAnsi="標楷體" w:cs="Times New Roman" w:hint="eastAsia"/>
          <w:color w:val="000000"/>
          <w:rPrChange w:id="234" w:author="U3" w:date="2026-07-03T14:07:00Z" w16du:dateUtc="2026-07-03T06:07:00Z">
            <w:rPr>
              <w:rFonts w:ascii="Times New Roman" w:eastAsia="標楷體-繁" w:hAnsi="Times New Roman" w:cs="Times New Roman" w:hint="eastAsia"/>
              <w:color w:val="000000"/>
            </w:rPr>
          </w:rPrChange>
        </w:rPr>
        <w:t>徵機關。依甲方之身分，申報所得代號</w:t>
      </w:r>
      <w:r w:rsidRPr="00534142">
        <w:rPr>
          <w:rFonts w:ascii="標楷體" w:eastAsia="標楷體" w:hAnsi="標楷體" w:cs="Times New Roman"/>
          <w:color w:val="000000"/>
          <w:rPrChange w:id="235" w:author="U3" w:date="2026-07-03T14:07:00Z" w16du:dateUtc="2026-07-03T06:07:00Z">
            <w:rPr>
              <w:rFonts w:ascii="Times New Roman" w:eastAsia="標楷體-繁" w:hAnsi="Times New Roman" w:cs="Times New Roman"/>
              <w:color w:val="000000"/>
            </w:rPr>
          </w:rPrChange>
        </w:rPr>
        <w:t>/</w:t>
      </w:r>
      <w:r w:rsidRPr="00534142">
        <w:rPr>
          <w:rFonts w:ascii="標楷體" w:eastAsia="標楷體" w:hAnsi="標楷體" w:cs="Times New Roman" w:hint="eastAsia"/>
          <w:color w:val="000000"/>
          <w:rPrChange w:id="236" w:author="U3" w:date="2026-07-03T14:07:00Z" w16du:dateUtc="2026-07-03T06:07:00Z">
            <w:rPr>
              <w:rFonts w:ascii="Times New Roman" w:eastAsia="標楷體-繁" w:hAnsi="Times New Roman" w:cs="Times New Roman" w:hint="eastAsia"/>
              <w:color w:val="000000"/>
            </w:rPr>
          </w:rPrChange>
        </w:rPr>
        <w:t>類別如下（請勾選）：</w:t>
      </w:r>
    </w:p>
    <w:p w14:paraId="4F96D92C" w14:textId="203D3A5D" w:rsidR="00F30AC5" w:rsidRPr="00534142" w:rsidRDefault="00F30AC5" w:rsidP="00F30AC5">
      <w:pPr>
        <w:pBdr>
          <w:top w:val="nil"/>
          <w:left w:val="nil"/>
          <w:bottom w:val="nil"/>
          <w:right w:val="nil"/>
          <w:between w:val="nil"/>
        </w:pBdr>
        <w:spacing w:line="420" w:lineRule="auto"/>
        <w:ind w:left="1276"/>
        <w:jc w:val="both"/>
        <w:rPr>
          <w:rFonts w:ascii="標楷體" w:eastAsia="標楷體" w:hAnsi="標楷體" w:cs="Times New Roman"/>
          <w:color w:val="000000"/>
          <w:rPrChange w:id="237"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color w:val="000000"/>
          <w:rPrChange w:id="238" w:author="U3" w:date="2026-07-03T14:07:00Z" w16du:dateUtc="2026-07-03T06:07:00Z">
            <w:rPr>
              <w:rFonts w:ascii="Times New Roman" w:eastAsia="標楷體-繁" w:hAnsi="Times New Roman" w:cs="Times New Roman"/>
              <w:color w:val="000000"/>
            </w:rPr>
          </w:rPrChange>
        </w:rPr>
        <w:t>(</w:t>
      </w:r>
      <w:r w:rsidR="00CA0034" w:rsidRPr="00534142">
        <w:rPr>
          <w:rFonts w:ascii="標楷體" w:eastAsia="標楷體" w:hAnsi="標楷體" w:cs="Times New Roman"/>
          <w:color w:val="000000"/>
          <w:rPrChange w:id="239" w:author="U3" w:date="2026-07-03T14:07:00Z" w16du:dateUtc="2026-07-03T06:07:00Z">
            <w:rPr>
              <w:rFonts w:ascii="Times New Roman" w:eastAsia="標楷體-繁" w:hAnsi="Times New Roman" w:cs="Times New Roman"/>
              <w:color w:val="000000"/>
            </w:rPr>
          </w:rPrChange>
        </w:rPr>
        <w:t>1</w:t>
      </w:r>
      <w:r w:rsidRPr="00534142">
        <w:rPr>
          <w:rFonts w:ascii="標楷體" w:eastAsia="標楷體" w:hAnsi="標楷體" w:cs="Times New Roman"/>
          <w:color w:val="000000"/>
          <w:rPrChange w:id="240" w:author="U3" w:date="2026-07-03T14:07:00Z" w16du:dateUtc="2026-07-03T06:07:00Z">
            <w:rPr>
              <w:rFonts w:ascii="Times New Roman" w:eastAsia="標楷體-繁" w:hAnsi="Times New Roman" w:cs="Times New Roman"/>
              <w:color w:val="000000"/>
            </w:rPr>
          </w:rPrChange>
        </w:rPr>
        <w:t xml:space="preserve">) </w:t>
      </w:r>
      <w:r w:rsidRPr="00534142">
        <w:rPr>
          <w:rFonts w:ascii="標楷體" w:eastAsia="標楷體" w:hAnsi="標楷體" w:cs="Times New Roman" w:hint="eastAsia"/>
          <w:color w:val="000000"/>
          <w:rPrChange w:id="241" w:author="U3" w:date="2026-07-03T14:07:00Z" w16du:dateUtc="2026-07-03T06:07:00Z">
            <w:rPr>
              <w:rFonts w:ascii="Times New Roman" w:eastAsia="標楷體-繁" w:hAnsi="Times New Roman" w:cs="Times New Roman" w:hint="eastAsia"/>
              <w:color w:val="000000"/>
            </w:rPr>
          </w:rPrChange>
        </w:rPr>
        <w:t>一般法人：</w:t>
      </w:r>
      <w:r w:rsidR="00CA0034" w:rsidRPr="00534142">
        <w:rPr>
          <w:rFonts w:ascii="標楷體" w:eastAsia="標楷體" w:hAnsi="標楷體" w:cs="Times New Roman" w:hint="eastAsia"/>
          <w:color w:val="000000"/>
          <w:rPrChange w:id="242" w:author="U3" w:date="2026-07-03T14:07:00Z" w16du:dateUtc="2026-07-03T06:07:00Z">
            <w:rPr>
              <w:rFonts w:ascii="Times New Roman" w:eastAsia="標楷體-繁" w:hAnsi="Times New Roman" w:cs="Times New Roman" w:hint="eastAsia"/>
              <w:color w:val="000000"/>
            </w:rPr>
          </w:rPrChange>
        </w:rPr>
        <w:t>■</w:t>
      </w:r>
      <w:r w:rsidRPr="00534142">
        <w:rPr>
          <w:rFonts w:ascii="標楷體" w:eastAsia="標楷體" w:hAnsi="標楷體" w:cs="Times New Roman"/>
          <w:color w:val="000000"/>
          <w:rPrChange w:id="243" w:author="U3" w:date="2026-07-03T14:07:00Z" w16du:dateUtc="2026-07-03T06:07:00Z">
            <w:rPr>
              <w:rFonts w:ascii="Times New Roman" w:eastAsia="標楷體-繁" w:hAnsi="Times New Roman" w:cs="Times New Roman"/>
              <w:color w:val="000000"/>
            </w:rPr>
          </w:rPrChange>
        </w:rPr>
        <w:t xml:space="preserve"> 00</w:t>
      </w:r>
      <w:r w:rsidRPr="00534142">
        <w:rPr>
          <w:rFonts w:ascii="標楷體" w:eastAsia="標楷體" w:hAnsi="標楷體" w:cs="Times New Roman" w:hint="eastAsia"/>
          <w:color w:val="000000"/>
          <w:rPrChange w:id="244" w:author="U3" w:date="2026-07-03T14:07:00Z" w16du:dateUtc="2026-07-03T06:07:00Z">
            <w:rPr>
              <w:rFonts w:ascii="Times New Roman" w:eastAsia="標楷體-繁" w:hAnsi="Times New Roman" w:cs="Times New Roman" w:hint="eastAsia"/>
              <w:color w:val="000000"/>
            </w:rPr>
          </w:rPrChange>
        </w:rPr>
        <w:t>發票</w:t>
      </w:r>
    </w:p>
    <w:p w14:paraId="1D000001" w14:textId="4CF9870E" w:rsidR="004645F8" w:rsidRPr="00534142"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Change w:id="245"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246" w:author="U3" w:date="2026-07-03T14:07:00Z" w16du:dateUtc="2026-07-03T06:07:00Z">
            <w:rPr>
              <w:rFonts w:ascii="Times New Roman" w:eastAsia="標楷體-繁" w:hAnsi="Times New Roman" w:cs="Times New Roman" w:hint="eastAsia"/>
              <w:color w:val="000000"/>
            </w:rPr>
          </w:rPrChange>
        </w:rPr>
        <w:t>甲方不得以任何理由要求乙方規避各類所得之扣繳，或要求乙方吸收甲方應負擔之扣繳稅款。</w:t>
      </w:r>
    </w:p>
    <w:p w14:paraId="0000001B" w14:textId="01E3634C" w:rsidR="004645F8" w:rsidRPr="00534142"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Change w:id="247"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248" w:author="U3" w:date="2026-07-03T14:07:00Z" w16du:dateUtc="2026-07-03T06:07:00Z">
            <w:rPr>
              <w:rFonts w:ascii="Times New Roman" w:eastAsia="標楷體-繁" w:hAnsi="Times New Roman" w:cs="Times New Roman" w:hint="eastAsia"/>
              <w:color w:val="000000"/>
            </w:rPr>
          </w:rPrChange>
        </w:rPr>
        <w:t>甲方指定匯款銀行帳戶（存摺如附件）：</w:t>
      </w:r>
    </w:p>
    <w:p w14:paraId="540F109C" w14:textId="5162EF8F" w:rsidR="003014EF" w:rsidRPr="00534142"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Change w:id="249"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250" w:author="U3" w:date="2026-07-03T14:07:00Z" w16du:dateUtc="2026-07-03T06:07:00Z">
            <w:rPr>
              <w:rFonts w:ascii="Times New Roman" w:eastAsia="標楷體-繁" w:hAnsi="Times New Roman" w:cs="Times New Roman" w:hint="eastAsia"/>
              <w:color w:val="000000"/>
            </w:rPr>
          </w:rPrChange>
        </w:rPr>
        <w:t>銀行名稱（含分行）：</w:t>
      </w:r>
      <w:ins w:id="251" w:author="U3" w:date="2026-07-03T16:31:00Z">
        <w:r w:rsidR="003A0B2E" w:rsidRPr="003A0B2E">
          <w:rPr>
            <w:rFonts w:ascii="標楷體" w:eastAsia="標楷體" w:hAnsi="標楷體" w:cs="Times New Roman"/>
            <w:color w:val="000000"/>
          </w:rPr>
          <w:t>國泰</w:t>
        </w:r>
        <w:proofErr w:type="gramStart"/>
        <w:r w:rsidR="003A0B2E" w:rsidRPr="003A0B2E">
          <w:rPr>
            <w:rFonts w:ascii="標楷體" w:eastAsia="標楷體" w:hAnsi="標楷體" w:cs="Times New Roman"/>
            <w:color w:val="000000"/>
          </w:rPr>
          <w:t>世</w:t>
        </w:r>
        <w:proofErr w:type="gramEnd"/>
        <w:r w:rsidR="003A0B2E" w:rsidRPr="003A0B2E">
          <w:rPr>
            <w:rFonts w:ascii="標楷體" w:eastAsia="標楷體" w:hAnsi="標楷體" w:cs="Times New Roman"/>
            <w:color w:val="000000"/>
          </w:rPr>
          <w:t>華商業銀行</w:t>
        </w:r>
      </w:ins>
      <w:ins w:id="252" w:author="U3" w:date="2026-07-03T16:31:00Z" w16du:dateUtc="2026-07-03T08:31:00Z">
        <w:r w:rsidR="003A0B2E">
          <w:rPr>
            <w:rFonts w:ascii="標楷體" w:eastAsia="標楷體" w:hAnsi="標楷體" w:cs="Times New Roman" w:hint="eastAsia"/>
            <w:color w:val="000000"/>
          </w:rPr>
          <w:t xml:space="preserve"> </w:t>
        </w:r>
      </w:ins>
      <w:ins w:id="253" w:author="U3" w:date="2026-07-03T16:31:00Z">
        <w:r w:rsidR="003A0B2E" w:rsidRPr="003A0B2E">
          <w:rPr>
            <w:rFonts w:ascii="標楷體" w:eastAsia="標楷體" w:hAnsi="標楷體" w:cs="Times New Roman"/>
            <w:color w:val="000000"/>
          </w:rPr>
          <w:t>慶城分行</w:t>
        </w:r>
      </w:ins>
      <w:del w:id="254" w:author="U3" w:date="2026-07-03T16:31:00Z" w16du:dateUtc="2026-07-03T08:31:00Z">
        <w:r w:rsidR="008B63DC" w:rsidRPr="00534142" w:rsidDel="003A0B2E">
          <w:rPr>
            <w:rFonts w:ascii="標楷體" w:eastAsia="標楷體" w:hAnsi="標楷體" w:cs="Times New Roman" w:hint="eastAsia"/>
            <w:color w:val="000000"/>
            <w:rPrChange w:id="255" w:author="U3" w:date="2026-07-03T14:07:00Z" w16du:dateUtc="2026-07-03T06:07:00Z">
              <w:rPr>
                <w:rFonts w:ascii="Times New Roman" w:eastAsia="標楷體-繁" w:hAnsi="Times New Roman" w:cs="Times New Roman" w:hint="eastAsia"/>
                <w:color w:val="000000"/>
              </w:rPr>
            </w:rPrChange>
          </w:rPr>
          <w:delText>凱基商業銀行</w:delText>
        </w:r>
        <w:r w:rsidR="008B63DC" w:rsidRPr="00534142" w:rsidDel="003A0B2E">
          <w:rPr>
            <w:rFonts w:ascii="標楷體" w:eastAsia="標楷體" w:hAnsi="標楷體" w:cs="Times New Roman"/>
            <w:color w:val="000000"/>
            <w:rPrChange w:id="256" w:author="U3" w:date="2026-07-03T14:07:00Z" w16du:dateUtc="2026-07-03T06:07:00Z">
              <w:rPr>
                <w:rFonts w:ascii="Times New Roman" w:eastAsia="標楷體-繁" w:hAnsi="Times New Roman" w:cs="Times New Roman"/>
                <w:color w:val="000000"/>
              </w:rPr>
            </w:rPrChange>
          </w:rPr>
          <w:delText xml:space="preserve"> </w:delText>
        </w:r>
        <w:r w:rsidR="008B63DC" w:rsidRPr="00534142" w:rsidDel="003A0B2E">
          <w:rPr>
            <w:rFonts w:ascii="標楷體" w:eastAsia="標楷體" w:hAnsi="標楷體" w:cs="Times New Roman" w:hint="eastAsia"/>
            <w:color w:val="000000"/>
            <w:rPrChange w:id="257" w:author="U3" w:date="2026-07-03T14:07:00Z" w16du:dateUtc="2026-07-03T06:07:00Z">
              <w:rPr>
                <w:rFonts w:ascii="Times New Roman" w:eastAsia="標楷體-繁" w:hAnsi="Times New Roman" w:cs="Times New Roman" w:hint="eastAsia"/>
                <w:color w:val="000000"/>
              </w:rPr>
            </w:rPrChange>
          </w:rPr>
          <w:delText>城東分行</w:delText>
        </w:r>
      </w:del>
      <w:r w:rsidR="008B63DC" w:rsidRPr="00534142">
        <w:rPr>
          <w:rFonts w:ascii="標楷體" w:eastAsia="標楷體" w:hAnsi="標楷體" w:cs="Times New Roman" w:hint="eastAsia"/>
          <w:color w:val="000000"/>
          <w:rPrChange w:id="258" w:author="U3" w:date="2026-07-03T14:07:00Z" w16du:dateUtc="2026-07-03T06:07:00Z">
            <w:rPr>
              <w:rFonts w:ascii="Times New Roman" w:eastAsia="標楷體-繁" w:hAnsi="Times New Roman" w:cs="Times New Roman" w:hint="eastAsia"/>
              <w:color w:val="000000"/>
            </w:rPr>
          </w:rPrChange>
        </w:rPr>
        <w:t>（</w:t>
      </w:r>
      <w:ins w:id="259" w:author="U3" w:date="2026-07-03T16:31:00Z" w16du:dateUtc="2026-07-03T08:31:00Z">
        <w:r w:rsidR="003A0B2E">
          <w:rPr>
            <w:rFonts w:ascii="標楷體" w:eastAsia="標楷體" w:hAnsi="標楷體" w:cs="Times New Roman" w:hint="eastAsia"/>
            <w:color w:val="000000"/>
          </w:rPr>
          <w:t>01</w:t>
        </w:r>
      </w:ins>
      <w:ins w:id="260" w:author="U3" w:date="2026-07-03T16:32:00Z" w16du:dateUtc="2026-07-03T08:32:00Z">
        <w:r w:rsidR="003A0B2E">
          <w:rPr>
            <w:rFonts w:ascii="標楷體" w:eastAsia="標楷體" w:hAnsi="標楷體" w:cs="Times New Roman" w:hint="eastAsia"/>
            <w:color w:val="000000"/>
          </w:rPr>
          <w:t>32686</w:t>
        </w:r>
      </w:ins>
      <w:del w:id="261" w:author="U3" w:date="2026-07-03T16:31:00Z" w16du:dateUtc="2026-07-03T08:31:00Z">
        <w:r w:rsidR="008B63DC" w:rsidRPr="00534142" w:rsidDel="003A0B2E">
          <w:rPr>
            <w:rFonts w:ascii="標楷體" w:eastAsia="標楷體" w:hAnsi="標楷體" w:cs="Times New Roman"/>
            <w:color w:val="000000"/>
            <w:rPrChange w:id="262" w:author="U3" w:date="2026-07-03T14:07:00Z" w16du:dateUtc="2026-07-03T06:07:00Z">
              <w:rPr>
                <w:rFonts w:ascii="Times New Roman" w:eastAsia="標楷體-繁" w:hAnsi="Times New Roman" w:cs="Times New Roman"/>
                <w:color w:val="000000"/>
              </w:rPr>
            </w:rPrChange>
          </w:rPr>
          <w:delText>8090072</w:delText>
        </w:r>
      </w:del>
      <w:r w:rsidR="008B63DC" w:rsidRPr="00534142">
        <w:rPr>
          <w:rFonts w:ascii="標楷體" w:eastAsia="標楷體" w:hAnsi="標楷體" w:cs="Times New Roman" w:hint="eastAsia"/>
          <w:color w:val="000000"/>
          <w:rPrChange w:id="263" w:author="U3" w:date="2026-07-03T14:07:00Z" w16du:dateUtc="2026-07-03T06:07:00Z">
            <w:rPr>
              <w:rFonts w:ascii="Times New Roman" w:eastAsia="標楷體-繁" w:hAnsi="Times New Roman" w:cs="Times New Roman" w:hint="eastAsia"/>
              <w:color w:val="000000"/>
            </w:rPr>
          </w:rPrChange>
        </w:rPr>
        <w:t>）</w:t>
      </w:r>
    </w:p>
    <w:p w14:paraId="60FD1B38" w14:textId="7BB1EDA0" w:rsidR="003014EF" w:rsidRPr="00534142"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Change w:id="264"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265" w:author="U3" w:date="2026-07-03T14:07:00Z" w16du:dateUtc="2026-07-03T06:07:00Z">
            <w:rPr>
              <w:rFonts w:ascii="Times New Roman" w:eastAsia="標楷體-繁" w:hAnsi="Times New Roman" w:cs="Times New Roman" w:hint="eastAsia"/>
              <w:color w:val="000000"/>
            </w:rPr>
          </w:rPrChange>
        </w:rPr>
        <w:t>帳戶名稱：</w:t>
      </w:r>
      <w:ins w:id="266" w:author="U3" w:date="2026-07-03T16:32:00Z" w16du:dateUtc="2026-07-03T08:32:00Z">
        <w:r w:rsidR="003A0B2E">
          <w:rPr>
            <w:rFonts w:ascii="標楷體" w:eastAsia="標楷體" w:hAnsi="標楷體" w:cs="Times New Roman" w:hint="eastAsia"/>
            <w:color w:val="000000"/>
          </w:rPr>
          <w:t>志昌資產管理</w:t>
        </w:r>
      </w:ins>
      <w:del w:id="267" w:author="U3" w:date="2026-07-03T16:32:00Z" w16du:dateUtc="2026-07-03T08:32:00Z">
        <w:r w:rsidR="00A35D3E" w:rsidRPr="00534142" w:rsidDel="003A0B2E">
          <w:rPr>
            <w:rFonts w:ascii="標楷體" w:eastAsia="標楷體" w:hAnsi="標楷體" w:cs="Times New Roman" w:hint="eastAsia"/>
            <w:color w:val="000000"/>
            <w:rPrChange w:id="268" w:author="U3" w:date="2026-07-03T14:07:00Z" w16du:dateUtc="2026-07-03T06:07:00Z">
              <w:rPr>
                <w:rFonts w:ascii="Times New Roman" w:eastAsia="標楷體-繁" w:hAnsi="Times New Roman" w:cs="Times New Roman" w:hint="eastAsia"/>
                <w:color w:val="000000"/>
              </w:rPr>
            </w:rPrChange>
          </w:rPr>
          <w:delText>毅源開發</w:delText>
        </w:r>
      </w:del>
      <w:r w:rsidR="00A35D3E" w:rsidRPr="00534142">
        <w:rPr>
          <w:rFonts w:ascii="標楷體" w:eastAsia="標楷體" w:hAnsi="標楷體" w:cs="Times New Roman" w:hint="eastAsia"/>
          <w:color w:val="000000"/>
          <w:rPrChange w:id="269" w:author="U3" w:date="2026-07-03T14:07:00Z" w16du:dateUtc="2026-07-03T06:07:00Z">
            <w:rPr>
              <w:rFonts w:ascii="Times New Roman" w:eastAsia="標楷體-繁" w:hAnsi="Times New Roman" w:cs="Times New Roman" w:hint="eastAsia"/>
              <w:color w:val="000000"/>
            </w:rPr>
          </w:rPrChange>
        </w:rPr>
        <w:t>股份有限公司</w:t>
      </w:r>
    </w:p>
    <w:p w14:paraId="690A186B" w14:textId="4D41713C" w:rsidR="003014EF" w:rsidRPr="00534142"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Change w:id="270"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271" w:author="U3" w:date="2026-07-03T14:07:00Z" w16du:dateUtc="2026-07-03T06:07:00Z">
            <w:rPr>
              <w:rFonts w:ascii="Times New Roman" w:eastAsia="標楷體-繁" w:hAnsi="Times New Roman" w:cs="Times New Roman" w:hint="eastAsia"/>
              <w:color w:val="000000"/>
            </w:rPr>
          </w:rPrChange>
        </w:rPr>
        <w:t>帳戶號碼：</w:t>
      </w:r>
      <w:del w:id="272" w:author="U3" w:date="2026-07-03T16:32:00Z" w16du:dateUtc="2026-07-03T08:32:00Z">
        <w:r w:rsidR="00152E33" w:rsidRPr="00534142" w:rsidDel="003A0B2E">
          <w:rPr>
            <w:rFonts w:ascii="標楷體" w:eastAsia="標楷體" w:hAnsi="標楷體" w:cs="Times New Roman"/>
            <w:color w:val="000000"/>
            <w:rPrChange w:id="273" w:author="U3" w:date="2026-07-03T14:07:00Z" w16du:dateUtc="2026-07-03T06:07:00Z">
              <w:rPr>
                <w:rFonts w:ascii="Times New Roman" w:eastAsia="標楷體-繁" w:hAnsi="Times New Roman" w:cs="Times New Roman"/>
                <w:color w:val="000000"/>
              </w:rPr>
            </w:rPrChange>
          </w:rPr>
          <w:delText>60070100038078</w:delText>
        </w:r>
      </w:del>
      <w:ins w:id="274" w:author="U3" w:date="2026-07-03T16:32:00Z" w16du:dateUtc="2026-07-03T08:32:00Z">
        <w:r w:rsidR="003A0B2E">
          <w:rPr>
            <w:rFonts w:ascii="標楷體" w:eastAsia="標楷體" w:hAnsi="標楷體" w:cs="Times New Roman" w:hint="eastAsia"/>
            <w:color w:val="000000"/>
          </w:rPr>
          <w:t>268035011822</w:t>
        </w:r>
      </w:ins>
    </w:p>
    <w:p w14:paraId="1C000004" w14:textId="4DB5BD65" w:rsidR="004645F8" w:rsidRPr="00534142" w:rsidRDefault="004645F8">
      <w:pPr>
        <w:spacing w:line="420" w:lineRule="auto"/>
        <w:ind w:left="988"/>
        <w:jc w:val="both"/>
        <w:rPr>
          <w:rFonts w:ascii="標楷體" w:eastAsia="標楷體" w:hAnsi="標楷體" w:cs="Times New Roman"/>
          <w:color w:val="000000"/>
          <w:rPrChange w:id="275" w:author="U3" w:date="2026-07-03T14:07:00Z" w16du:dateUtc="2026-07-03T06:07:00Z">
            <w:rPr>
              <w:rFonts w:ascii="Times New Roman" w:eastAsia="標楷體-繁" w:hAnsi="Times New Roman" w:cs="Times New Roman"/>
              <w:color w:val="000000"/>
            </w:rPr>
          </w:rPrChange>
        </w:rPr>
      </w:pPr>
    </w:p>
    <w:p w14:paraId="00000024" w14:textId="401E1F69" w:rsidR="004645F8" w:rsidRPr="00534142"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Change w:id="276"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277" w:author="U3" w:date="2026-07-03T14:07:00Z" w16du:dateUtc="2026-07-03T06:07:00Z">
            <w:rPr>
              <w:rFonts w:ascii="Times New Roman" w:eastAsia="標楷體-繁" w:hAnsi="Times New Roman" w:cs="Times New Roman" w:hint="eastAsia"/>
              <w:color w:val="000000"/>
            </w:rPr>
          </w:rPrChange>
        </w:rPr>
        <w:t>費用負擔</w:t>
      </w:r>
    </w:p>
    <w:p w14:paraId="00000025" w14:textId="30FC9735" w:rsidR="004645F8" w:rsidRPr="00534142" w:rsidRDefault="00F77B39">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Change w:id="278"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279" w:author="U3" w:date="2026-07-03T14:07:00Z" w16du:dateUtc="2026-07-03T06:07:00Z">
            <w:rPr>
              <w:rFonts w:ascii="Times New Roman" w:eastAsia="標楷體-繁" w:hAnsi="Times New Roman" w:cs="Times New Roman" w:hint="eastAsia"/>
              <w:color w:val="000000"/>
            </w:rPr>
          </w:rPrChange>
        </w:rPr>
        <w:t>合作標的物之地價稅、房屋稅、公共安全及消防申報費用應由甲方負擔、</w:t>
      </w:r>
      <w:r w:rsidRPr="00534142">
        <w:rPr>
          <w:rFonts w:ascii="標楷體" w:eastAsia="標楷體" w:hAnsi="標楷體" w:cs="Times New Roman" w:hint="eastAsia"/>
          <w:b/>
          <w:color w:val="000000"/>
          <w:rPrChange w:id="280" w:author="U3" w:date="2026-07-03T14:07:00Z" w16du:dateUtc="2026-07-03T06:07:00Z">
            <w:rPr>
              <w:rFonts w:ascii="Times New Roman" w:eastAsia="標楷體-繁" w:hAnsi="Times New Roman" w:cs="Times New Roman" w:hint="eastAsia"/>
              <w:b/>
              <w:color w:val="000000"/>
            </w:rPr>
          </w:rPrChange>
        </w:rPr>
        <w:t>其公共安全、消防設備申報</w:t>
      </w:r>
      <w:proofErr w:type="gramStart"/>
      <w:r w:rsidRPr="00534142">
        <w:rPr>
          <w:rFonts w:ascii="標楷體" w:eastAsia="標楷體" w:hAnsi="標楷體" w:cs="Times New Roman" w:hint="eastAsia"/>
          <w:b/>
          <w:color w:val="000000"/>
          <w:rPrChange w:id="281" w:author="U3" w:date="2026-07-03T14:07:00Z" w16du:dateUtc="2026-07-03T06:07:00Z">
            <w:rPr>
              <w:rFonts w:ascii="Times New Roman" w:eastAsia="標楷體-繁" w:hAnsi="Times New Roman" w:cs="Times New Roman" w:hint="eastAsia"/>
              <w:b/>
              <w:color w:val="000000"/>
            </w:rPr>
          </w:rPrChange>
        </w:rPr>
        <w:t>頻率均需遵照</w:t>
      </w:r>
      <w:proofErr w:type="gramEnd"/>
      <w:r w:rsidRPr="00534142">
        <w:rPr>
          <w:rFonts w:ascii="標楷體" w:eastAsia="標楷體" w:hAnsi="標楷體" w:cs="Times New Roman" w:hint="eastAsia"/>
          <w:b/>
          <w:color w:val="000000"/>
          <w:rPrChange w:id="282" w:author="U3" w:date="2026-07-03T14:07:00Z" w16du:dateUtc="2026-07-03T06:07:00Z">
            <w:rPr>
              <w:rFonts w:ascii="Times New Roman" w:eastAsia="標楷體-繁" w:hAnsi="Times New Roman" w:cs="Times New Roman" w:hint="eastAsia"/>
              <w:b/>
              <w:color w:val="000000"/>
            </w:rPr>
          </w:rPrChange>
        </w:rPr>
        <w:t>中華民國停車場相關法規辦理。</w:t>
      </w:r>
    </w:p>
    <w:p w14:paraId="00000026" w14:textId="15306D02" w:rsidR="004645F8" w:rsidRPr="00534142" w:rsidRDefault="00F77B39">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Change w:id="283"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284" w:author="U3" w:date="2026-07-03T14:07:00Z" w16du:dateUtc="2026-07-03T06:07:00Z">
            <w:rPr>
              <w:rFonts w:ascii="Times New Roman" w:eastAsia="標楷體-繁" w:hAnsi="Times New Roman" w:cs="Times New Roman" w:hint="eastAsia"/>
              <w:color w:val="000000"/>
            </w:rPr>
          </w:rPrChange>
        </w:rPr>
        <w:t>因經營合作停車場而生之人事費、電話費、停車場保險費、設備定期安檢費、停管系統保養維修費、電費（包含但不限於停管設備用電、監視器用電、夜間</w:t>
      </w:r>
      <w:r w:rsidRPr="00534142">
        <w:rPr>
          <w:rFonts w:ascii="標楷體" w:eastAsia="標楷體" w:hAnsi="標楷體" w:cs="Times New Roman"/>
          <w:color w:val="000000"/>
          <w:rPrChange w:id="285" w:author="U3" w:date="2026-07-03T14:07:00Z" w16du:dateUtc="2026-07-03T06:07:00Z">
            <w:rPr>
              <w:rFonts w:ascii="Times New Roman" w:eastAsia="標楷體-繁" w:hAnsi="Times New Roman" w:cs="Times New Roman"/>
              <w:color w:val="000000"/>
            </w:rPr>
          </w:rPrChange>
        </w:rPr>
        <w:t>LED</w:t>
      </w:r>
      <w:r w:rsidRPr="00534142">
        <w:rPr>
          <w:rFonts w:ascii="標楷體" w:eastAsia="標楷體" w:hAnsi="標楷體" w:cs="Times New Roman" w:hint="eastAsia"/>
          <w:color w:val="000000"/>
          <w:rPrChange w:id="286" w:author="U3" w:date="2026-07-03T14:07:00Z" w16du:dateUtc="2026-07-03T06:07:00Z">
            <w:rPr>
              <w:rFonts w:ascii="Times New Roman" w:eastAsia="標楷體-繁" w:hAnsi="Times New Roman" w:cs="Times New Roman" w:hint="eastAsia"/>
              <w:color w:val="000000"/>
            </w:rPr>
          </w:rPrChange>
        </w:rPr>
        <w:t>照明用電）及因營運所生一切必要費用，概由</w:t>
      </w:r>
      <w:r w:rsidR="00A05821" w:rsidRPr="00534142">
        <w:rPr>
          <w:rFonts w:ascii="標楷體" w:eastAsia="標楷體" w:hAnsi="標楷體" w:cs="Times New Roman" w:hint="eastAsia"/>
          <w:color w:val="000000"/>
          <w:rPrChange w:id="287" w:author="U3" w:date="2026-07-03T14:07:00Z" w16du:dateUtc="2026-07-03T06:07:00Z">
            <w:rPr>
              <w:rFonts w:ascii="Times New Roman" w:eastAsia="標楷體-繁" w:hAnsi="Times New Roman" w:cs="Times New Roman" w:hint="eastAsia"/>
              <w:color w:val="000000"/>
            </w:rPr>
          </w:rPrChange>
        </w:rPr>
        <w:t>甲</w:t>
      </w:r>
      <w:r w:rsidRPr="00534142">
        <w:rPr>
          <w:rFonts w:ascii="標楷體" w:eastAsia="標楷體" w:hAnsi="標楷體" w:cs="Times New Roman" w:hint="eastAsia"/>
          <w:color w:val="000000"/>
          <w:rPrChange w:id="288" w:author="U3" w:date="2026-07-03T14:07:00Z" w16du:dateUtc="2026-07-03T06:07:00Z">
            <w:rPr>
              <w:rFonts w:ascii="Times New Roman" w:eastAsia="標楷體-繁" w:hAnsi="Times New Roman" w:cs="Times New Roman" w:hint="eastAsia"/>
              <w:color w:val="000000"/>
            </w:rPr>
          </w:rPrChange>
        </w:rPr>
        <w:t>方負擔。</w:t>
      </w:r>
      <w:r w:rsidR="00A05821" w:rsidRPr="00534142">
        <w:rPr>
          <w:rFonts w:ascii="標楷體" w:eastAsia="標楷體" w:hAnsi="標楷體" w:cs="Times New Roman" w:hint="eastAsia"/>
          <w:color w:val="000000"/>
          <w:rPrChange w:id="289" w:author="U3" w:date="2026-07-03T14:07:00Z" w16du:dateUtc="2026-07-03T06:07:00Z">
            <w:rPr>
              <w:rFonts w:ascii="Times New Roman" w:eastAsia="標楷體-繁" w:hAnsi="Times New Roman" w:cs="Times New Roman" w:hint="eastAsia"/>
              <w:color w:val="000000"/>
            </w:rPr>
          </w:rPrChange>
        </w:rPr>
        <w:t>乙方僅負責其自行提供之智慧停管軟硬體系統之日</w:t>
      </w:r>
      <w:r w:rsidR="00A05821" w:rsidRPr="00534142">
        <w:rPr>
          <w:rFonts w:ascii="標楷體" w:eastAsia="標楷體" w:hAnsi="標楷體" w:cs="Times New Roman" w:hint="eastAsia"/>
          <w:color w:val="000000"/>
          <w:rPrChange w:id="290" w:author="U3" w:date="2026-07-03T14:07:00Z" w16du:dateUtc="2026-07-03T06:07:00Z">
            <w:rPr>
              <w:rFonts w:ascii="Times New Roman" w:eastAsia="標楷體-繁" w:hAnsi="Times New Roman" w:cs="Times New Roman" w:hint="eastAsia"/>
              <w:color w:val="000000"/>
            </w:rPr>
          </w:rPrChange>
        </w:rPr>
        <w:lastRenderedPageBreak/>
        <w:t>常遠端維護與系統保固。惟為維持合作場站之營運順暢，甲方同意乙方得視實務需求，先行代墊上述應由甲方負擔之費用。乙方代墊後，得憑相關繳費單據或憑證，逕行於當期或後續應</w:t>
      </w:r>
      <w:proofErr w:type="gramStart"/>
      <w:r w:rsidR="00A05821" w:rsidRPr="00534142">
        <w:rPr>
          <w:rFonts w:ascii="標楷體" w:eastAsia="標楷體" w:hAnsi="標楷體" w:cs="Times New Roman" w:hint="eastAsia"/>
          <w:color w:val="000000"/>
          <w:rPrChange w:id="291" w:author="U3" w:date="2026-07-03T14:07:00Z" w16du:dateUtc="2026-07-03T06:07:00Z">
            <w:rPr>
              <w:rFonts w:ascii="Times New Roman" w:eastAsia="標楷體-繁" w:hAnsi="Times New Roman" w:cs="Times New Roman" w:hint="eastAsia"/>
              <w:color w:val="000000"/>
            </w:rPr>
          </w:rPrChange>
        </w:rPr>
        <w:t>給付予甲方</w:t>
      </w:r>
      <w:proofErr w:type="gramEnd"/>
      <w:r w:rsidR="00A05821" w:rsidRPr="00534142">
        <w:rPr>
          <w:rFonts w:ascii="標楷體" w:eastAsia="標楷體" w:hAnsi="標楷體" w:cs="Times New Roman" w:hint="eastAsia"/>
          <w:color w:val="000000"/>
          <w:rPrChange w:id="292" w:author="U3" w:date="2026-07-03T14:07:00Z" w16du:dateUtc="2026-07-03T06:07:00Z">
            <w:rPr>
              <w:rFonts w:ascii="Times New Roman" w:eastAsia="標楷體-繁" w:hAnsi="Times New Roman" w:cs="Times New Roman" w:hint="eastAsia"/>
              <w:color w:val="000000"/>
            </w:rPr>
          </w:rPrChange>
        </w:rPr>
        <w:t>之場地合作收益中予以扣除；若當期收益</w:t>
      </w:r>
      <w:proofErr w:type="gramStart"/>
      <w:r w:rsidR="00A05821" w:rsidRPr="00534142">
        <w:rPr>
          <w:rFonts w:ascii="標楷體" w:eastAsia="標楷體" w:hAnsi="標楷體" w:cs="Times New Roman" w:hint="eastAsia"/>
          <w:color w:val="000000"/>
          <w:rPrChange w:id="293" w:author="U3" w:date="2026-07-03T14:07:00Z" w16du:dateUtc="2026-07-03T06:07:00Z">
            <w:rPr>
              <w:rFonts w:ascii="Times New Roman" w:eastAsia="標楷體-繁" w:hAnsi="Times New Roman" w:cs="Times New Roman" w:hint="eastAsia"/>
              <w:color w:val="000000"/>
            </w:rPr>
          </w:rPrChange>
        </w:rPr>
        <w:t>不足扣</w:t>
      </w:r>
      <w:proofErr w:type="gramEnd"/>
      <w:r w:rsidR="00A05821" w:rsidRPr="00534142">
        <w:rPr>
          <w:rFonts w:ascii="標楷體" w:eastAsia="標楷體" w:hAnsi="標楷體" w:cs="Times New Roman" w:hint="eastAsia"/>
          <w:color w:val="000000"/>
          <w:rPrChange w:id="294" w:author="U3" w:date="2026-07-03T14:07:00Z" w16du:dateUtc="2026-07-03T06:07:00Z">
            <w:rPr>
              <w:rFonts w:ascii="Times New Roman" w:eastAsia="標楷體-繁" w:hAnsi="Times New Roman" w:cs="Times New Roman" w:hint="eastAsia"/>
              <w:color w:val="000000"/>
            </w:rPr>
          </w:rPrChange>
        </w:rPr>
        <w:t>抵時，甲方應於接獲乙方通知後</w:t>
      </w:r>
      <w:r w:rsidR="00D53FC2" w:rsidRPr="00534142">
        <w:rPr>
          <w:rFonts w:ascii="標楷體" w:eastAsia="標楷體" w:hAnsi="標楷體" w:cs="Times New Roman"/>
          <w:color w:val="000000"/>
          <w:rPrChange w:id="295" w:author="U3" w:date="2026-07-03T14:07:00Z" w16du:dateUtc="2026-07-03T06:07:00Z">
            <w:rPr>
              <w:rFonts w:ascii="Times New Roman" w:eastAsia="標楷體-繁" w:hAnsi="Times New Roman" w:cs="Times New Roman"/>
              <w:color w:val="000000"/>
            </w:rPr>
          </w:rPrChange>
        </w:rPr>
        <w:t>30</w:t>
      </w:r>
      <w:r w:rsidR="00A05821" w:rsidRPr="00534142">
        <w:rPr>
          <w:rFonts w:ascii="標楷體" w:eastAsia="標楷體" w:hAnsi="標楷體" w:cs="Times New Roman" w:hint="eastAsia"/>
          <w:color w:val="000000"/>
          <w:rPrChange w:id="296" w:author="U3" w:date="2026-07-03T14:07:00Z" w16du:dateUtc="2026-07-03T06:07:00Z">
            <w:rPr>
              <w:rFonts w:ascii="Times New Roman" w:eastAsia="標楷體-繁" w:hAnsi="Times New Roman" w:cs="Times New Roman" w:hint="eastAsia"/>
              <w:color w:val="000000"/>
            </w:rPr>
          </w:rPrChange>
        </w:rPr>
        <w:t>日內以現金或匯款方式返還代墊款。</w:t>
      </w:r>
    </w:p>
    <w:p w14:paraId="1E000006" w14:textId="77777777" w:rsidR="004645F8" w:rsidRPr="00534142" w:rsidRDefault="004645F8" w:rsidP="00F30AC5">
      <w:pPr>
        <w:pBdr>
          <w:top w:val="nil"/>
          <w:left w:val="nil"/>
          <w:bottom w:val="nil"/>
          <w:right w:val="nil"/>
          <w:between w:val="nil"/>
        </w:pBdr>
        <w:spacing w:line="420" w:lineRule="auto"/>
        <w:jc w:val="both"/>
        <w:rPr>
          <w:rFonts w:ascii="標楷體" w:eastAsia="標楷體" w:hAnsi="標楷體" w:cs="Times New Roman"/>
          <w:color w:val="000000"/>
          <w:rPrChange w:id="297" w:author="U3" w:date="2026-07-03T14:07:00Z" w16du:dateUtc="2026-07-03T06:07:00Z">
            <w:rPr>
              <w:rFonts w:ascii="Times New Roman" w:eastAsia="標楷體-繁" w:hAnsi="Times New Roman" w:cs="Times New Roman"/>
              <w:color w:val="000000"/>
            </w:rPr>
          </w:rPrChange>
        </w:rPr>
      </w:pPr>
    </w:p>
    <w:p w14:paraId="00000028" w14:textId="5052B528" w:rsidR="004645F8" w:rsidRPr="00534142"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Change w:id="298"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299" w:author="U3" w:date="2026-07-03T14:07:00Z" w16du:dateUtc="2026-07-03T06:07:00Z">
            <w:rPr>
              <w:rFonts w:ascii="Times New Roman" w:eastAsia="標楷體-繁" w:hAnsi="Times New Roman" w:cs="Times New Roman" w:hint="eastAsia"/>
              <w:color w:val="000000"/>
            </w:rPr>
          </w:rPrChange>
        </w:rPr>
        <w:t>履行事項</w:t>
      </w:r>
    </w:p>
    <w:p w14:paraId="00000029" w14:textId="0F045E70" w:rsidR="004645F8" w:rsidRPr="00534142"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Change w:id="300"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301" w:author="U3" w:date="2026-07-03T14:07:00Z" w16du:dateUtc="2026-07-03T06:07:00Z">
            <w:rPr>
              <w:rFonts w:ascii="Times New Roman" w:eastAsia="標楷體-繁" w:hAnsi="Times New Roman" w:cs="Times New Roman" w:hint="eastAsia"/>
              <w:color w:val="000000"/>
            </w:rPr>
          </w:rPrChange>
        </w:rPr>
        <w:t>甲方應擔保任何第三人均不得就合作標的物對乙方主張任何權利，本契約期間內，如甲方將合作標的物之所有權移轉予第三人時，該第三人應承受甲方就本契約之全部權利與義務，乙方應配合將本契約之車位合作方之名義變更為該第三人，並仍應就本契約對該第三人負履約之責，甲方及該第三人不得藉此要求變更本契約原有條款。</w:t>
      </w:r>
    </w:p>
    <w:p w14:paraId="0000002A" w14:textId="745C7D32" w:rsidR="004645F8" w:rsidRPr="00534142"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Change w:id="302"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303" w:author="U3" w:date="2026-07-03T14:07:00Z" w16du:dateUtc="2026-07-03T06:07:00Z">
            <w:rPr>
              <w:rFonts w:ascii="Times New Roman" w:eastAsia="標楷體-繁" w:hAnsi="Times New Roman" w:cs="Times New Roman" w:hint="eastAsia"/>
              <w:color w:val="000000"/>
            </w:rPr>
          </w:rPrChange>
        </w:rPr>
        <w:t>乙方應於本契約生效日前（參</w:t>
      </w:r>
      <w:del w:id="304" w:author="U3" w:date="2026-07-03T16:40:00Z" w16du:dateUtc="2026-07-03T08:40:00Z">
        <w:r w:rsidRPr="00534142" w:rsidDel="00AD096B">
          <w:rPr>
            <w:rFonts w:ascii="標楷體" w:eastAsia="標楷體" w:hAnsi="標楷體" w:cs="Times New Roman" w:hint="eastAsia"/>
            <w:color w:val="000000"/>
            <w:rPrChange w:id="305" w:author="U3" w:date="2026-07-03T14:07:00Z" w16du:dateUtc="2026-07-03T06:07:00Z">
              <w:rPr>
                <w:rFonts w:ascii="Times New Roman" w:eastAsia="標楷體-繁" w:hAnsi="Times New Roman" w:cs="Times New Roman" w:hint="eastAsia"/>
                <w:color w:val="000000"/>
              </w:rPr>
            </w:rPrChange>
          </w:rPr>
          <w:delText>第</w:delText>
        </w:r>
      </w:del>
      <w:ins w:id="306" w:author="U3" w:date="2026-07-03T14:53:00Z" w16du:dateUtc="2026-07-03T06:53:00Z">
        <w:r w:rsidR="00A10134">
          <w:rPr>
            <w:rFonts w:ascii="標楷體" w:eastAsia="標楷體" w:hAnsi="標楷體" w:cs="Times New Roman"/>
            <w:color w:val="000000"/>
          </w:rPr>
          <w:fldChar w:fldCharType="begin"/>
        </w:r>
        <w:r w:rsidR="00A10134">
          <w:rPr>
            <w:rFonts w:ascii="標楷體" w:eastAsia="標楷體" w:hAnsi="標楷體" w:cs="Times New Roman"/>
            <w:color w:val="000000"/>
          </w:rPr>
          <w:instrText xml:space="preserve"> REF _Ref233982827 \r \h </w:instrText>
        </w:r>
      </w:ins>
      <w:r w:rsidR="00A10134">
        <w:rPr>
          <w:rFonts w:ascii="標楷體" w:eastAsia="標楷體" w:hAnsi="標楷體" w:cs="Times New Roman"/>
          <w:color w:val="000000"/>
        </w:rPr>
      </w:r>
      <w:ins w:id="307" w:author="U3" w:date="2026-07-03T14:53:00Z" w16du:dateUtc="2026-07-03T06:53:00Z">
        <w:r w:rsidR="00A10134">
          <w:rPr>
            <w:rFonts w:ascii="標楷體" w:eastAsia="標楷體" w:hAnsi="標楷體" w:cs="Times New Roman"/>
            <w:color w:val="000000"/>
          </w:rPr>
          <w:fldChar w:fldCharType="separate"/>
        </w:r>
        <w:r w:rsidR="00A10134">
          <w:rPr>
            <w:rFonts w:ascii="標楷體" w:eastAsia="標楷體" w:hAnsi="標楷體" w:cs="Times New Roman"/>
            <w:color w:val="000000"/>
          </w:rPr>
          <w:t>第9條</w:t>
        </w:r>
        <w:r w:rsidR="00A10134">
          <w:rPr>
            <w:rFonts w:ascii="標楷體" w:eastAsia="標楷體" w:hAnsi="標楷體" w:cs="Times New Roman"/>
            <w:color w:val="000000"/>
          </w:rPr>
          <w:fldChar w:fldCharType="end"/>
        </w:r>
      </w:ins>
      <w:del w:id="308" w:author="U3" w:date="2026-07-03T14:52:00Z" w16du:dateUtc="2026-07-03T06:52:00Z">
        <w:r w:rsidRPr="00534142" w:rsidDel="00A10134">
          <w:rPr>
            <w:rFonts w:ascii="標楷體" w:eastAsia="標楷體" w:hAnsi="標楷體" w:cs="Times New Roman"/>
            <w:color w:val="000000"/>
            <w:rPrChange w:id="309" w:author="U3" w:date="2026-07-03T14:07:00Z" w16du:dateUtc="2026-07-03T06:07:00Z">
              <w:rPr>
                <w:rFonts w:ascii="Times New Roman" w:eastAsia="標楷體-繁" w:hAnsi="Times New Roman" w:cs="Times New Roman"/>
                <w:color w:val="000000"/>
              </w:rPr>
            </w:rPrChange>
          </w:rPr>
          <w:delText>8</w:delText>
        </w:r>
      </w:del>
      <w:del w:id="310" w:author="U3" w:date="2026-07-03T14:53:00Z" w16du:dateUtc="2026-07-03T06:53:00Z">
        <w:r w:rsidRPr="00534142" w:rsidDel="00A10134">
          <w:rPr>
            <w:rFonts w:ascii="標楷體" w:eastAsia="標楷體" w:hAnsi="標楷體" w:cs="Times New Roman" w:hint="eastAsia"/>
            <w:color w:val="000000"/>
            <w:rPrChange w:id="311" w:author="U3" w:date="2026-07-03T14:07:00Z" w16du:dateUtc="2026-07-03T06:07:00Z">
              <w:rPr>
                <w:rFonts w:ascii="Times New Roman" w:eastAsia="標楷體-繁" w:hAnsi="Times New Roman" w:cs="Times New Roman" w:hint="eastAsia"/>
                <w:color w:val="000000"/>
              </w:rPr>
            </w:rPrChange>
          </w:rPr>
          <w:delText>條</w:delText>
        </w:r>
      </w:del>
      <w:r w:rsidRPr="00534142">
        <w:rPr>
          <w:rFonts w:ascii="標楷體" w:eastAsia="標楷體" w:hAnsi="標楷體" w:cs="Times New Roman" w:hint="eastAsia"/>
          <w:color w:val="000000"/>
          <w:rPrChange w:id="312" w:author="U3" w:date="2026-07-03T14:07:00Z" w16du:dateUtc="2026-07-03T06:07:00Z">
            <w:rPr>
              <w:rFonts w:ascii="Times New Roman" w:eastAsia="標楷體-繁" w:hAnsi="Times New Roman" w:cs="Times New Roman" w:hint="eastAsia"/>
              <w:color w:val="000000"/>
            </w:rPr>
          </w:rPrChange>
        </w:rPr>
        <w:t>）完成設置告示看板及其經營合作停車場所必要之停管設備，並於契約期間負責維護保養。</w:t>
      </w:r>
    </w:p>
    <w:p w14:paraId="0000002C" w14:textId="77777777" w:rsidR="004645F8" w:rsidRPr="00534142"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Change w:id="313" w:author="U3" w:date="2026-07-03T14:07:00Z" w16du:dateUtc="2026-07-03T06:07:00Z">
            <w:rPr>
              <w:rFonts w:ascii="Times New Roman" w:eastAsia="標楷體-繁" w:hAnsi="Times New Roman" w:cs="Times New Roman"/>
              <w:color w:val="000000"/>
            </w:rPr>
          </w:rPrChange>
        </w:rPr>
      </w:pPr>
    </w:p>
    <w:p w14:paraId="0000002D" w14:textId="5F6667E0" w:rsidR="004645F8" w:rsidRPr="00534142"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Change w:id="314"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315" w:author="U3" w:date="2026-07-03T14:07:00Z" w16du:dateUtc="2026-07-03T06:07:00Z">
            <w:rPr>
              <w:rFonts w:ascii="Times New Roman" w:eastAsia="標楷體-繁" w:hAnsi="Times New Roman" w:cs="Times New Roman" w:hint="eastAsia"/>
              <w:color w:val="000000"/>
            </w:rPr>
          </w:rPrChange>
        </w:rPr>
        <w:t>管理義務與責任</w:t>
      </w:r>
    </w:p>
    <w:p w14:paraId="0000002E" w14:textId="589A8CE6" w:rsidR="004645F8" w:rsidRPr="00534142" w:rsidRDefault="00A86CED">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Change w:id="316"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317" w:author="U3" w:date="2026-07-03T14:07:00Z" w16du:dateUtc="2026-07-03T06:07:00Z">
            <w:rPr>
              <w:rFonts w:ascii="Times New Roman" w:eastAsia="標楷體-繁" w:hAnsi="Times New Roman" w:cs="Times New Roman" w:hint="eastAsia"/>
              <w:color w:val="000000"/>
            </w:rPr>
          </w:rPrChange>
        </w:rPr>
        <w:t>本合作場站由甲方負擔現場之經營、</w:t>
      </w:r>
      <w:r w:rsidR="00F77B39" w:rsidRPr="00534142">
        <w:rPr>
          <w:rFonts w:ascii="標楷體" w:eastAsia="標楷體" w:hAnsi="標楷體" w:cs="Times New Roman" w:hint="eastAsia"/>
          <w:color w:val="000000"/>
          <w:rPrChange w:id="318" w:author="U3" w:date="2026-07-03T14:07:00Z" w16du:dateUtc="2026-07-03T06:07:00Z">
            <w:rPr>
              <w:rFonts w:ascii="Times New Roman" w:eastAsia="標楷體-繁" w:hAnsi="Times New Roman" w:cs="Times New Roman" w:hint="eastAsia"/>
              <w:color w:val="000000"/>
            </w:rPr>
          </w:rPrChange>
        </w:rPr>
        <w:t>管理及維護</w:t>
      </w:r>
      <w:r w:rsidRPr="00534142">
        <w:rPr>
          <w:rFonts w:ascii="標楷體" w:eastAsia="標楷體" w:hAnsi="標楷體" w:cs="Times New Roman" w:hint="eastAsia"/>
          <w:color w:val="000000"/>
          <w:rPrChange w:id="319" w:author="U3" w:date="2026-07-03T14:07:00Z" w16du:dateUtc="2026-07-03T06:07:00Z">
            <w:rPr>
              <w:rFonts w:ascii="Times New Roman" w:eastAsia="標楷體-繁" w:hAnsi="Times New Roman" w:cs="Times New Roman" w:hint="eastAsia"/>
              <w:color w:val="000000"/>
            </w:rPr>
          </w:rPrChange>
        </w:rPr>
        <w:t>義務</w:t>
      </w:r>
      <w:r w:rsidR="00F77B39" w:rsidRPr="00534142">
        <w:rPr>
          <w:rFonts w:ascii="標楷體" w:eastAsia="標楷體" w:hAnsi="標楷體" w:cs="Times New Roman" w:hint="eastAsia"/>
          <w:color w:val="000000"/>
          <w:rPrChange w:id="320" w:author="U3" w:date="2026-07-03T14:07:00Z" w16du:dateUtc="2026-07-03T06:07:00Z">
            <w:rPr>
              <w:rFonts w:ascii="Times New Roman" w:eastAsia="標楷體-繁" w:hAnsi="Times New Roman" w:cs="Times New Roman" w:hint="eastAsia"/>
              <w:color w:val="000000"/>
            </w:rPr>
          </w:rPrChange>
        </w:rPr>
        <w:t>，如有發生合作標的物內之相關設備、車輛毀損、竊盜情事等發生時（除天災或確不可歸責於乙方者外），</w:t>
      </w:r>
      <w:r w:rsidR="00C31B85" w:rsidRPr="00534142">
        <w:rPr>
          <w:rFonts w:ascii="標楷體" w:eastAsia="標楷體" w:hAnsi="標楷體" w:cs="Times New Roman" w:hint="eastAsia"/>
          <w:color w:val="000000"/>
          <w:rPrChange w:id="321" w:author="U3" w:date="2026-07-03T14:07:00Z" w16du:dateUtc="2026-07-03T06:07:00Z">
            <w:rPr>
              <w:rFonts w:ascii="Times New Roman" w:eastAsia="標楷體-繁" w:hAnsi="Times New Roman" w:cs="Times New Roman" w:hint="eastAsia"/>
              <w:color w:val="000000"/>
            </w:rPr>
          </w:rPrChange>
        </w:rPr>
        <w:t>由甲方依其管理主體之身分自行協調處理並承擔一切法律及損害賠償責任，</w:t>
      </w:r>
      <w:r w:rsidR="00F77B39" w:rsidRPr="00534142">
        <w:rPr>
          <w:rFonts w:ascii="標楷體" w:eastAsia="標楷體" w:hAnsi="標楷體" w:cs="Times New Roman" w:hint="eastAsia"/>
          <w:color w:val="000000"/>
          <w:rPrChange w:id="322" w:author="U3" w:date="2026-07-03T14:07:00Z" w16du:dateUtc="2026-07-03T06:07:00Z">
            <w:rPr>
              <w:rFonts w:ascii="Times New Roman" w:eastAsia="標楷體-繁" w:hAnsi="Times New Roman" w:cs="Times New Roman" w:hint="eastAsia"/>
              <w:color w:val="000000"/>
            </w:rPr>
          </w:rPrChange>
        </w:rPr>
        <w:t>乙方應</w:t>
      </w:r>
      <w:r w:rsidR="00C31B85" w:rsidRPr="00534142">
        <w:rPr>
          <w:rFonts w:ascii="標楷體" w:eastAsia="標楷體" w:hAnsi="標楷體" w:cs="Times New Roman" w:hint="eastAsia"/>
          <w:color w:val="000000"/>
          <w:rPrChange w:id="323" w:author="U3" w:date="2026-07-03T14:07:00Z" w16du:dateUtc="2026-07-03T06:07:00Z">
            <w:rPr>
              <w:rFonts w:ascii="Times New Roman" w:eastAsia="標楷體-繁" w:hAnsi="Times New Roman" w:cs="Times New Roman" w:hint="eastAsia"/>
              <w:color w:val="000000"/>
            </w:rPr>
          </w:rPrChange>
        </w:rPr>
        <w:t>於技術可行範圍內</w:t>
      </w:r>
      <w:r w:rsidR="00F77B39" w:rsidRPr="00534142">
        <w:rPr>
          <w:rFonts w:ascii="標楷體" w:eastAsia="標楷體" w:hAnsi="標楷體" w:cs="Times New Roman" w:hint="eastAsia"/>
          <w:color w:val="000000"/>
          <w:rPrChange w:id="324" w:author="U3" w:date="2026-07-03T14:07:00Z" w16du:dateUtc="2026-07-03T06:07:00Z">
            <w:rPr>
              <w:rFonts w:ascii="Times New Roman" w:eastAsia="標楷體-繁" w:hAnsi="Times New Roman" w:cs="Times New Roman" w:hint="eastAsia"/>
              <w:color w:val="000000"/>
            </w:rPr>
          </w:rPrChange>
        </w:rPr>
        <w:t>積極</w:t>
      </w:r>
      <w:r w:rsidR="00C31B85" w:rsidRPr="00534142">
        <w:rPr>
          <w:rFonts w:ascii="標楷體" w:eastAsia="標楷體" w:hAnsi="標楷體" w:cs="Times New Roman" w:hint="eastAsia"/>
          <w:color w:val="000000"/>
          <w:rPrChange w:id="325" w:author="U3" w:date="2026-07-03T14:07:00Z" w16du:dateUtc="2026-07-03T06:07:00Z">
            <w:rPr>
              <w:rFonts w:ascii="Times New Roman" w:eastAsia="標楷體-繁" w:hAnsi="Times New Roman" w:cs="Times New Roman" w:hint="eastAsia"/>
              <w:color w:val="000000"/>
            </w:rPr>
          </w:rPrChange>
        </w:rPr>
        <w:t>協助甲方</w:t>
      </w:r>
      <w:r w:rsidR="00F77B39" w:rsidRPr="00534142">
        <w:rPr>
          <w:rFonts w:ascii="標楷體" w:eastAsia="標楷體" w:hAnsi="標楷體" w:cs="Times New Roman" w:hint="eastAsia"/>
          <w:color w:val="000000"/>
          <w:rPrChange w:id="326" w:author="U3" w:date="2026-07-03T14:07:00Z" w16du:dateUtc="2026-07-03T06:07:00Z">
            <w:rPr>
              <w:rFonts w:ascii="Times New Roman" w:eastAsia="標楷體-繁" w:hAnsi="Times New Roman" w:cs="Times New Roman" w:hint="eastAsia"/>
              <w:color w:val="000000"/>
            </w:rPr>
          </w:rPrChange>
        </w:rPr>
        <w:t>處理</w:t>
      </w:r>
      <w:proofErr w:type="gramStart"/>
      <w:r w:rsidR="00C31B85" w:rsidRPr="00534142">
        <w:rPr>
          <w:rFonts w:ascii="標楷體" w:eastAsia="標楷體" w:hAnsi="標楷體" w:cs="Times New Roman" w:hint="eastAsia"/>
          <w:color w:val="000000"/>
          <w:rPrChange w:id="327" w:author="U3" w:date="2026-07-03T14:07:00Z" w16du:dateUtc="2026-07-03T06:07:00Z">
            <w:rPr>
              <w:rFonts w:ascii="Times New Roman" w:eastAsia="標楷體-繁" w:hAnsi="Times New Roman" w:cs="Times New Roman" w:hint="eastAsia"/>
              <w:color w:val="000000"/>
            </w:rPr>
          </w:rPrChange>
        </w:rPr>
        <w:t>（</w:t>
      </w:r>
      <w:proofErr w:type="gramEnd"/>
      <w:r w:rsidR="00C31B85" w:rsidRPr="00534142">
        <w:rPr>
          <w:rFonts w:ascii="標楷體" w:eastAsia="標楷體" w:hAnsi="標楷體" w:cs="Times New Roman" w:hint="eastAsia"/>
          <w:color w:val="000000"/>
          <w:rPrChange w:id="328" w:author="U3" w:date="2026-07-03T14:07:00Z" w16du:dateUtc="2026-07-03T06:07:00Z">
            <w:rPr>
              <w:rFonts w:ascii="Times New Roman" w:eastAsia="標楷體-繁" w:hAnsi="Times New Roman" w:cs="Times New Roman" w:hint="eastAsia"/>
              <w:color w:val="000000"/>
            </w:rPr>
          </w:rPrChange>
        </w:rPr>
        <w:t>如：</w:t>
      </w:r>
      <w:r w:rsidR="00DD5925" w:rsidRPr="00534142">
        <w:rPr>
          <w:rFonts w:ascii="標楷體" w:eastAsia="標楷體" w:hAnsi="標楷體" w:cs="Times New Roman" w:hint="eastAsia"/>
          <w:color w:val="000000"/>
          <w:rPrChange w:id="329" w:author="U3" w:date="2026-07-03T14:07:00Z" w16du:dateUtc="2026-07-03T06:07:00Z">
            <w:rPr>
              <w:rFonts w:ascii="Times New Roman" w:eastAsia="標楷體-繁" w:hAnsi="Times New Roman" w:cs="Times New Roman" w:hint="eastAsia"/>
              <w:color w:val="000000"/>
            </w:rPr>
          </w:rPrChange>
        </w:rPr>
        <w:t>調</w:t>
      </w:r>
      <w:r w:rsidR="00C31B85" w:rsidRPr="00534142">
        <w:rPr>
          <w:rFonts w:ascii="標楷體" w:eastAsia="標楷體" w:hAnsi="標楷體" w:cs="Times New Roman" w:hint="eastAsia"/>
          <w:color w:val="000000"/>
          <w:rPrChange w:id="330" w:author="U3" w:date="2026-07-03T14:07:00Z" w16du:dateUtc="2026-07-03T06:07:00Z">
            <w:rPr>
              <w:rFonts w:ascii="Times New Roman" w:eastAsia="標楷體-繁" w:hAnsi="Times New Roman" w:cs="Times New Roman" w:hint="eastAsia"/>
              <w:color w:val="000000"/>
            </w:rPr>
          </w:rPrChange>
        </w:rPr>
        <w:t>閱系統紀錄或監視器畫面</w:t>
      </w:r>
      <w:proofErr w:type="gramStart"/>
      <w:r w:rsidR="00C31B85" w:rsidRPr="00534142">
        <w:rPr>
          <w:rFonts w:ascii="標楷體" w:eastAsia="標楷體" w:hAnsi="標楷體" w:cs="Times New Roman" w:hint="eastAsia"/>
          <w:color w:val="000000"/>
          <w:rPrChange w:id="331" w:author="U3" w:date="2026-07-03T14:07:00Z" w16du:dateUtc="2026-07-03T06:07:00Z">
            <w:rPr>
              <w:rFonts w:ascii="Times New Roman" w:eastAsia="標楷體-繁" w:hAnsi="Times New Roman" w:cs="Times New Roman" w:hint="eastAsia"/>
              <w:color w:val="000000"/>
            </w:rPr>
          </w:rPrChange>
        </w:rPr>
        <w:t>）</w:t>
      </w:r>
      <w:proofErr w:type="gramEnd"/>
      <w:r w:rsidR="00C31B85" w:rsidRPr="00534142">
        <w:rPr>
          <w:rFonts w:ascii="標楷體" w:eastAsia="標楷體" w:hAnsi="標楷體" w:cs="Times New Roman" w:hint="eastAsia"/>
          <w:color w:val="000000"/>
          <w:rPrChange w:id="332" w:author="U3" w:date="2026-07-03T14:07:00Z" w16du:dateUtc="2026-07-03T06:07:00Z">
            <w:rPr>
              <w:rFonts w:ascii="Times New Roman" w:eastAsia="標楷體-繁" w:hAnsi="Times New Roman" w:cs="Times New Roman" w:hint="eastAsia"/>
              <w:color w:val="000000"/>
            </w:rPr>
          </w:rPrChange>
        </w:rPr>
        <w:t>，惟不負擔任何管理、看管或賠償責任</w:t>
      </w:r>
      <w:r w:rsidR="00F77B39" w:rsidRPr="00534142">
        <w:rPr>
          <w:rFonts w:ascii="標楷體" w:eastAsia="標楷體" w:hAnsi="標楷體" w:cs="Times New Roman" w:hint="eastAsia"/>
          <w:color w:val="000000"/>
          <w:rPrChange w:id="333" w:author="U3" w:date="2026-07-03T14:07:00Z" w16du:dateUtc="2026-07-03T06:07:00Z">
            <w:rPr>
              <w:rFonts w:ascii="Times New Roman" w:eastAsia="標楷體-繁" w:hAnsi="Times New Roman" w:cs="Times New Roman" w:hint="eastAsia"/>
              <w:color w:val="000000"/>
            </w:rPr>
          </w:rPrChange>
        </w:rPr>
        <w:t>。</w:t>
      </w:r>
    </w:p>
    <w:p w14:paraId="0000002F" w14:textId="6FFE6C4B" w:rsidR="004645F8" w:rsidRPr="00534142" w:rsidRDefault="00F77B39">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Change w:id="334"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335" w:author="U3" w:date="2026-07-03T14:07:00Z" w16du:dateUtc="2026-07-03T06:07:00Z">
            <w:rPr>
              <w:rFonts w:ascii="Times New Roman" w:eastAsia="標楷體-繁" w:hAnsi="Times New Roman" w:cs="Times New Roman" w:hint="eastAsia"/>
              <w:color w:val="000000"/>
            </w:rPr>
          </w:rPrChange>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p>
    <w:p w14:paraId="00000030" w14:textId="77777777" w:rsidR="004645F8" w:rsidRPr="00534142"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Change w:id="336" w:author="U3" w:date="2026-07-03T14:07:00Z" w16du:dateUtc="2026-07-03T06:07:00Z">
            <w:rPr>
              <w:rFonts w:ascii="Times New Roman" w:eastAsia="標楷體-繁" w:hAnsi="Times New Roman" w:cs="Times New Roman"/>
              <w:color w:val="000000"/>
            </w:rPr>
          </w:rPrChange>
        </w:rPr>
      </w:pPr>
    </w:p>
    <w:p w14:paraId="00000031" w14:textId="749921C0" w:rsidR="004645F8" w:rsidRPr="00534142"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Change w:id="337"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338" w:author="U3" w:date="2026-07-03T14:07:00Z" w16du:dateUtc="2026-07-03T06:07:00Z">
            <w:rPr>
              <w:rFonts w:ascii="Times New Roman" w:eastAsia="標楷體-繁" w:hAnsi="Times New Roman" w:cs="Times New Roman" w:hint="eastAsia"/>
              <w:color w:val="000000"/>
            </w:rPr>
          </w:rPrChange>
        </w:rPr>
        <w:t>違約與續約</w:t>
      </w:r>
    </w:p>
    <w:p w14:paraId="00000032" w14:textId="11351241" w:rsidR="004645F8" w:rsidRDefault="00F77B39" w:rsidP="00C000FF">
      <w:pPr>
        <w:pBdr>
          <w:top w:val="nil"/>
          <w:left w:val="nil"/>
          <w:bottom w:val="nil"/>
          <w:right w:val="nil"/>
          <w:between w:val="nil"/>
        </w:pBdr>
        <w:spacing w:line="420" w:lineRule="auto"/>
        <w:ind w:left="992"/>
        <w:jc w:val="both"/>
        <w:rPr>
          <w:ins w:id="339" w:author="U3" w:date="2026-07-03T14:09:00Z" w16du:dateUtc="2026-07-03T06:09:00Z"/>
          <w:rFonts w:ascii="標楷體" w:eastAsia="標楷體" w:hAnsi="標楷體" w:cs="Times New Roman"/>
          <w:color w:val="000000"/>
        </w:rPr>
      </w:pPr>
      <w:r w:rsidRPr="00534142">
        <w:rPr>
          <w:rFonts w:ascii="標楷體" w:eastAsia="標楷體" w:hAnsi="標楷體" w:cs="Times New Roman" w:hint="eastAsia"/>
          <w:color w:val="000000"/>
          <w:rPrChange w:id="340" w:author="U3" w:date="2026-07-03T14:07:00Z" w16du:dateUtc="2026-07-03T06:07:00Z">
            <w:rPr>
              <w:rFonts w:ascii="Times New Roman" w:eastAsia="標楷體-繁" w:hAnsi="Times New Roman" w:cs="Times New Roman" w:hint="eastAsia"/>
              <w:color w:val="000000"/>
            </w:rPr>
          </w:rPrChange>
        </w:rPr>
        <w:t>本契約期間內，除本契約另有約定外，雙方均不得任意提前終止契約。</w:t>
      </w:r>
    </w:p>
    <w:p w14:paraId="3A38B018" w14:textId="77777777" w:rsidR="00534142" w:rsidRPr="00534142" w:rsidRDefault="00534142" w:rsidP="00C000FF">
      <w:pPr>
        <w:pBdr>
          <w:top w:val="nil"/>
          <w:left w:val="nil"/>
          <w:bottom w:val="nil"/>
          <w:right w:val="nil"/>
          <w:between w:val="nil"/>
        </w:pBdr>
        <w:spacing w:line="420" w:lineRule="auto"/>
        <w:ind w:left="992"/>
        <w:jc w:val="both"/>
        <w:rPr>
          <w:rFonts w:ascii="標楷體" w:eastAsia="標楷體" w:hAnsi="標楷體" w:cs="Times New Roman"/>
          <w:color w:val="000000"/>
          <w:rPrChange w:id="341" w:author="U3" w:date="2026-07-03T14:07:00Z" w16du:dateUtc="2026-07-03T06:07:00Z">
            <w:rPr>
              <w:rFonts w:ascii="Times New Roman" w:eastAsia="標楷體-繁" w:hAnsi="Times New Roman" w:cs="Times New Roman"/>
              <w:color w:val="000000"/>
            </w:rPr>
          </w:rPrChange>
        </w:rPr>
      </w:pPr>
    </w:p>
    <w:p w14:paraId="00000035" w14:textId="76DDE5CC" w:rsidR="004645F8" w:rsidRPr="00534142"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Change w:id="342" w:author="U3" w:date="2026-07-03T14:07:00Z" w16du:dateUtc="2026-07-03T06:07:00Z">
            <w:rPr>
              <w:rFonts w:ascii="Times New Roman" w:eastAsia="標楷體-繁" w:hAnsi="Times New Roman" w:cs="Times New Roman"/>
              <w:color w:val="000000"/>
            </w:rPr>
          </w:rPrChange>
        </w:rPr>
      </w:pPr>
      <w:bookmarkStart w:id="343" w:name="_Ref233982827"/>
      <w:r w:rsidRPr="00534142">
        <w:rPr>
          <w:rFonts w:ascii="標楷體" w:eastAsia="標楷體" w:hAnsi="標楷體" w:cs="Times New Roman" w:hint="eastAsia"/>
          <w:color w:val="000000"/>
          <w:rPrChange w:id="344" w:author="U3" w:date="2026-07-03T14:07:00Z" w16du:dateUtc="2026-07-03T06:07:00Z">
            <w:rPr>
              <w:rFonts w:ascii="Times New Roman" w:eastAsia="標楷體-繁" w:hAnsi="Times New Roman" w:cs="Times New Roman" w:hint="eastAsia"/>
              <w:color w:val="000000"/>
            </w:rPr>
          </w:rPrChange>
        </w:rPr>
        <w:lastRenderedPageBreak/>
        <w:t>合作期間</w:t>
      </w:r>
      <w:bookmarkEnd w:id="343"/>
    </w:p>
    <w:p w14:paraId="00000036" w14:textId="3361999E" w:rsidR="004645F8" w:rsidRPr="00534142" w:rsidRDefault="00F77B39"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Change w:id="345"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346" w:author="U3" w:date="2026-07-03T14:07:00Z" w16du:dateUtc="2026-07-03T06:07:00Z">
            <w:rPr>
              <w:rFonts w:ascii="Times New Roman" w:eastAsia="標楷體-繁" w:hAnsi="Times New Roman" w:cs="Times New Roman" w:hint="eastAsia"/>
              <w:color w:val="000000"/>
            </w:rPr>
          </w:rPrChange>
        </w:rPr>
        <w:t>自民國（下同）</w:t>
      </w:r>
      <w:ins w:id="347" w:author="U3" w:date="2026-07-03T14:05:00Z" w16du:dateUtc="2026-07-03T06:05:00Z">
        <w:r w:rsidR="00534142" w:rsidRPr="00534142">
          <w:rPr>
            <w:rFonts w:ascii="標楷體" w:eastAsia="標楷體" w:hAnsi="標楷體" w:cs="Times New Roman" w:hint="eastAsia"/>
            <w:color w:val="000000"/>
            <w:rPrChange w:id="348" w:author="U3" w:date="2026-07-03T14:07:00Z" w16du:dateUtc="2026-07-03T06:07:00Z">
              <w:rPr>
                <w:rFonts w:ascii="Times New Roman" w:eastAsia="標楷體-繁" w:hAnsi="Times New Roman" w:cs="Times New Roman" w:hint="eastAsia"/>
                <w:color w:val="000000"/>
              </w:rPr>
            </w:rPrChange>
          </w:rPr>
          <w:t xml:space="preserve">　</w:t>
        </w:r>
      </w:ins>
      <w:del w:id="349" w:author="U3" w:date="2026-07-03T14:05:00Z" w16du:dateUtc="2026-07-03T06:05:00Z">
        <w:r w:rsidRPr="00534142" w:rsidDel="00534142">
          <w:rPr>
            <w:rFonts w:ascii="標楷體" w:eastAsia="標楷體" w:hAnsi="標楷體" w:cs="Times New Roman"/>
            <w:color w:val="000000"/>
            <w:rPrChange w:id="350" w:author="U3" w:date="2026-07-03T14:07:00Z" w16du:dateUtc="2026-07-03T06:07:00Z">
              <w:rPr>
                <w:rFonts w:ascii="Times New Roman" w:eastAsia="標楷體-繁" w:hAnsi="Times New Roman" w:cs="Times New Roman"/>
                <w:color w:val="000000"/>
              </w:rPr>
            </w:rPrChange>
          </w:rPr>
          <w:delText>115</w:delText>
        </w:r>
      </w:del>
      <w:r w:rsidRPr="00534142">
        <w:rPr>
          <w:rFonts w:ascii="標楷體" w:eastAsia="標楷體" w:hAnsi="標楷體" w:cs="Times New Roman" w:hint="eastAsia"/>
          <w:color w:val="000000"/>
          <w:rPrChange w:id="351" w:author="U3" w:date="2026-07-03T14:07:00Z" w16du:dateUtc="2026-07-03T06:07:00Z">
            <w:rPr>
              <w:rFonts w:ascii="Times New Roman" w:eastAsia="標楷體-繁" w:hAnsi="Times New Roman" w:cs="Times New Roman" w:hint="eastAsia"/>
              <w:color w:val="000000"/>
            </w:rPr>
          </w:rPrChange>
        </w:rPr>
        <w:t>年</w:t>
      </w:r>
      <w:ins w:id="352" w:author="U3" w:date="2026-07-03T14:05:00Z" w16du:dateUtc="2026-07-03T06:05:00Z">
        <w:r w:rsidR="00534142" w:rsidRPr="00534142">
          <w:rPr>
            <w:rFonts w:ascii="標楷體" w:eastAsia="標楷體" w:hAnsi="標楷體" w:cs="Times New Roman" w:hint="eastAsia"/>
            <w:color w:val="000000"/>
            <w:rPrChange w:id="353" w:author="U3" w:date="2026-07-03T14:07:00Z" w16du:dateUtc="2026-07-03T06:07:00Z">
              <w:rPr>
                <w:rFonts w:ascii="Times New Roman" w:eastAsia="標楷體-繁" w:hAnsi="Times New Roman" w:cs="Times New Roman" w:hint="eastAsia"/>
                <w:color w:val="000000"/>
              </w:rPr>
            </w:rPrChange>
          </w:rPr>
          <w:t xml:space="preserve">　</w:t>
        </w:r>
      </w:ins>
      <w:r w:rsidR="00BE07D8" w:rsidRPr="00534142">
        <w:rPr>
          <w:rFonts w:ascii="標楷體" w:eastAsia="標楷體" w:hAnsi="標楷體" w:cs="Times New Roman"/>
          <w:color w:val="000000"/>
          <w:rPrChange w:id="354" w:author="U3" w:date="2026-07-03T14:07:00Z" w16du:dateUtc="2026-07-03T06:07:00Z">
            <w:rPr>
              <w:rFonts w:ascii="Times New Roman" w:eastAsia="標楷體-繁" w:hAnsi="Times New Roman" w:cs="Times New Roman"/>
              <w:color w:val="000000"/>
            </w:rPr>
          </w:rPrChange>
        </w:rPr>
        <w:t xml:space="preserve">  </w:t>
      </w:r>
      <w:r w:rsidRPr="00534142">
        <w:rPr>
          <w:rFonts w:ascii="標楷體" w:eastAsia="標楷體" w:hAnsi="標楷體" w:cs="Times New Roman" w:hint="eastAsia"/>
          <w:color w:val="000000"/>
          <w:rPrChange w:id="355" w:author="U3" w:date="2026-07-03T14:07:00Z" w16du:dateUtc="2026-07-03T06:07:00Z">
            <w:rPr>
              <w:rFonts w:ascii="Times New Roman" w:eastAsia="標楷體-繁" w:hAnsi="Times New Roman" w:cs="Times New Roman" w:hint="eastAsia"/>
              <w:color w:val="000000"/>
            </w:rPr>
          </w:rPrChange>
        </w:rPr>
        <w:t>月</w:t>
      </w:r>
      <w:ins w:id="356" w:author="U3" w:date="2026-07-03T14:05:00Z" w16du:dateUtc="2026-07-03T06:05:00Z">
        <w:r w:rsidR="00534142" w:rsidRPr="00534142">
          <w:rPr>
            <w:rFonts w:ascii="標楷體" w:eastAsia="標楷體" w:hAnsi="標楷體" w:cs="Times New Roman" w:hint="eastAsia"/>
            <w:color w:val="000000"/>
            <w:rPrChange w:id="357" w:author="U3" w:date="2026-07-03T14:07:00Z" w16du:dateUtc="2026-07-03T06:07:00Z">
              <w:rPr>
                <w:rFonts w:ascii="Times New Roman" w:eastAsia="標楷體-繁" w:hAnsi="Times New Roman" w:cs="Times New Roman" w:hint="eastAsia"/>
                <w:color w:val="000000"/>
              </w:rPr>
            </w:rPrChange>
          </w:rPr>
          <w:t xml:space="preserve">　</w:t>
        </w:r>
      </w:ins>
      <w:r w:rsidR="00BE07D8" w:rsidRPr="00534142">
        <w:rPr>
          <w:rFonts w:ascii="標楷體" w:eastAsia="標楷體" w:hAnsi="標楷體" w:cs="Times New Roman"/>
          <w:color w:val="000000"/>
          <w:rPrChange w:id="358" w:author="U3" w:date="2026-07-03T14:07:00Z" w16du:dateUtc="2026-07-03T06:07:00Z">
            <w:rPr>
              <w:rFonts w:ascii="Times New Roman" w:eastAsia="標楷體-繁" w:hAnsi="Times New Roman" w:cs="Times New Roman"/>
              <w:color w:val="000000"/>
            </w:rPr>
          </w:rPrChange>
        </w:rPr>
        <w:t xml:space="preserve">  </w:t>
      </w:r>
      <w:r w:rsidRPr="00534142">
        <w:rPr>
          <w:rFonts w:ascii="標楷體" w:eastAsia="標楷體" w:hAnsi="標楷體" w:cs="Times New Roman" w:hint="eastAsia"/>
          <w:color w:val="000000"/>
          <w:rPrChange w:id="359" w:author="U3" w:date="2026-07-03T14:07:00Z" w16du:dateUtc="2026-07-03T06:07:00Z">
            <w:rPr>
              <w:rFonts w:ascii="Times New Roman" w:eastAsia="標楷體-繁" w:hAnsi="Times New Roman" w:cs="Times New Roman" w:hint="eastAsia"/>
              <w:color w:val="000000"/>
            </w:rPr>
          </w:rPrChange>
        </w:rPr>
        <w:t>日（下稱「生效日」）起至</w:t>
      </w:r>
      <w:del w:id="360" w:author="U3" w:date="2026-07-03T14:05:00Z" w16du:dateUtc="2026-07-03T06:05:00Z">
        <w:r w:rsidRPr="00534142" w:rsidDel="00534142">
          <w:rPr>
            <w:rFonts w:ascii="標楷體" w:eastAsia="標楷體" w:hAnsi="標楷體" w:cs="Times New Roman"/>
            <w:color w:val="000000"/>
            <w:rPrChange w:id="361" w:author="U3" w:date="2026-07-03T14:07:00Z" w16du:dateUtc="2026-07-03T06:07:00Z">
              <w:rPr>
                <w:rFonts w:ascii="Times New Roman" w:eastAsia="標楷體-繁" w:hAnsi="Times New Roman" w:cs="Times New Roman"/>
                <w:color w:val="000000"/>
              </w:rPr>
            </w:rPrChange>
          </w:rPr>
          <w:delText>116</w:delText>
        </w:r>
      </w:del>
      <w:ins w:id="362" w:author="U3" w:date="2026-07-03T14:05:00Z" w16du:dateUtc="2026-07-03T06:05:00Z">
        <w:r w:rsidR="00534142" w:rsidRPr="00534142">
          <w:rPr>
            <w:rFonts w:ascii="標楷體" w:eastAsia="標楷體" w:hAnsi="標楷體" w:cs="Times New Roman" w:hint="eastAsia"/>
            <w:color w:val="000000"/>
            <w:rPrChange w:id="363" w:author="U3" w:date="2026-07-03T14:07:00Z" w16du:dateUtc="2026-07-03T06:07:00Z">
              <w:rPr>
                <w:rFonts w:ascii="Times New Roman" w:eastAsia="標楷體-繁" w:hAnsi="Times New Roman" w:cs="Times New Roman" w:hint="eastAsia"/>
                <w:color w:val="000000"/>
              </w:rPr>
            </w:rPrChange>
          </w:rPr>
          <w:t xml:space="preserve">　　</w:t>
        </w:r>
      </w:ins>
      <w:r w:rsidRPr="00534142">
        <w:rPr>
          <w:rFonts w:ascii="標楷體" w:eastAsia="標楷體" w:hAnsi="標楷體" w:cs="Times New Roman" w:hint="eastAsia"/>
          <w:color w:val="000000"/>
          <w:rPrChange w:id="364" w:author="U3" w:date="2026-07-03T14:07:00Z" w16du:dateUtc="2026-07-03T06:07:00Z">
            <w:rPr>
              <w:rFonts w:ascii="Times New Roman" w:eastAsia="標楷體-繁" w:hAnsi="Times New Roman" w:cs="Times New Roman" w:hint="eastAsia"/>
              <w:color w:val="000000"/>
            </w:rPr>
          </w:rPrChange>
        </w:rPr>
        <w:t>年</w:t>
      </w:r>
      <w:r w:rsidR="00BE07D8" w:rsidRPr="00534142">
        <w:rPr>
          <w:rFonts w:ascii="標楷體" w:eastAsia="標楷體" w:hAnsi="標楷體" w:cs="Times New Roman"/>
          <w:color w:val="000000"/>
          <w:rPrChange w:id="365" w:author="U3" w:date="2026-07-03T14:07:00Z" w16du:dateUtc="2026-07-03T06:07:00Z">
            <w:rPr>
              <w:rFonts w:ascii="Times New Roman" w:eastAsia="標楷體-繁" w:hAnsi="Times New Roman" w:cs="Times New Roman"/>
              <w:color w:val="000000"/>
            </w:rPr>
          </w:rPrChange>
        </w:rPr>
        <w:t xml:space="preserve">  </w:t>
      </w:r>
      <w:ins w:id="366" w:author="U3" w:date="2026-07-03T14:05:00Z" w16du:dateUtc="2026-07-03T06:05:00Z">
        <w:r w:rsidR="00534142" w:rsidRPr="00534142">
          <w:rPr>
            <w:rFonts w:ascii="標楷體" w:eastAsia="標楷體" w:hAnsi="標楷體" w:cs="Times New Roman" w:hint="eastAsia"/>
            <w:color w:val="000000"/>
            <w:rPrChange w:id="367" w:author="U3" w:date="2026-07-03T14:07:00Z" w16du:dateUtc="2026-07-03T06:07:00Z">
              <w:rPr>
                <w:rFonts w:ascii="Times New Roman" w:eastAsia="標楷體-繁" w:hAnsi="Times New Roman" w:cs="Times New Roman" w:hint="eastAsia"/>
                <w:color w:val="000000"/>
              </w:rPr>
            </w:rPrChange>
          </w:rPr>
          <w:t xml:space="preserve">　</w:t>
        </w:r>
      </w:ins>
      <w:r w:rsidRPr="00534142">
        <w:rPr>
          <w:rFonts w:ascii="標楷體" w:eastAsia="標楷體" w:hAnsi="標楷體" w:cs="Times New Roman" w:hint="eastAsia"/>
          <w:color w:val="000000"/>
          <w:rPrChange w:id="368" w:author="U3" w:date="2026-07-03T14:07:00Z" w16du:dateUtc="2026-07-03T06:07:00Z">
            <w:rPr>
              <w:rFonts w:ascii="Times New Roman" w:eastAsia="標楷體-繁" w:hAnsi="Times New Roman" w:cs="Times New Roman" w:hint="eastAsia"/>
              <w:color w:val="000000"/>
            </w:rPr>
          </w:rPrChange>
        </w:rPr>
        <w:t>月</w:t>
      </w:r>
      <w:r w:rsidR="00BE07D8" w:rsidRPr="00534142">
        <w:rPr>
          <w:rFonts w:ascii="標楷體" w:eastAsia="標楷體" w:hAnsi="標楷體" w:cs="Times New Roman"/>
          <w:color w:val="000000"/>
          <w:rPrChange w:id="369" w:author="U3" w:date="2026-07-03T14:07:00Z" w16du:dateUtc="2026-07-03T06:07:00Z">
            <w:rPr>
              <w:rFonts w:ascii="Times New Roman" w:eastAsia="標楷體-繁" w:hAnsi="Times New Roman" w:cs="Times New Roman"/>
              <w:color w:val="000000"/>
            </w:rPr>
          </w:rPrChange>
        </w:rPr>
        <w:t xml:space="preserve"> </w:t>
      </w:r>
      <w:ins w:id="370" w:author="U3" w:date="2026-07-03T14:05:00Z" w16du:dateUtc="2026-07-03T06:05:00Z">
        <w:r w:rsidR="00534142" w:rsidRPr="00534142">
          <w:rPr>
            <w:rFonts w:ascii="標楷體" w:eastAsia="標楷體" w:hAnsi="標楷體" w:cs="Times New Roman" w:hint="eastAsia"/>
            <w:color w:val="000000"/>
            <w:rPrChange w:id="371" w:author="U3" w:date="2026-07-03T14:07:00Z" w16du:dateUtc="2026-07-03T06:07:00Z">
              <w:rPr>
                <w:rFonts w:ascii="Times New Roman" w:eastAsia="標楷體-繁" w:hAnsi="Times New Roman" w:cs="Times New Roman" w:hint="eastAsia"/>
                <w:color w:val="000000"/>
              </w:rPr>
            </w:rPrChange>
          </w:rPr>
          <w:t xml:space="preserve">　</w:t>
        </w:r>
      </w:ins>
      <w:r w:rsidR="00BE07D8" w:rsidRPr="00534142">
        <w:rPr>
          <w:rFonts w:ascii="標楷體" w:eastAsia="標楷體" w:hAnsi="標楷體" w:cs="Times New Roman"/>
          <w:color w:val="000000"/>
          <w:rPrChange w:id="372" w:author="U3" w:date="2026-07-03T14:07:00Z" w16du:dateUtc="2026-07-03T06:07:00Z">
            <w:rPr>
              <w:rFonts w:ascii="Times New Roman" w:eastAsia="標楷體-繁" w:hAnsi="Times New Roman" w:cs="Times New Roman"/>
              <w:color w:val="000000"/>
            </w:rPr>
          </w:rPrChange>
        </w:rPr>
        <w:t xml:space="preserve"> </w:t>
      </w:r>
      <w:r w:rsidRPr="00534142">
        <w:rPr>
          <w:rFonts w:ascii="標楷體" w:eastAsia="標楷體" w:hAnsi="標楷體" w:cs="Times New Roman" w:hint="eastAsia"/>
          <w:color w:val="000000"/>
          <w:rPrChange w:id="373" w:author="U3" w:date="2026-07-03T14:07:00Z" w16du:dateUtc="2026-07-03T06:07:00Z">
            <w:rPr>
              <w:rFonts w:ascii="Times New Roman" w:eastAsia="標楷體-繁" w:hAnsi="Times New Roman" w:cs="Times New Roman" w:hint="eastAsia"/>
              <w:color w:val="000000"/>
            </w:rPr>
          </w:rPrChange>
        </w:rPr>
        <w:t>日（下稱「到期日」）止。</w:t>
      </w:r>
    </w:p>
    <w:p w14:paraId="3DC2C1CB" w14:textId="516F688D" w:rsidR="001A0C03" w:rsidRPr="00534142" w:rsidRDefault="001A0C03"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Change w:id="374"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375" w:author="U3" w:date="2026-07-03T14:07:00Z" w16du:dateUtc="2026-07-03T06:07:00Z">
            <w:rPr>
              <w:rFonts w:ascii="Times New Roman" w:eastAsia="標楷體-繁" w:hAnsi="Times New Roman" w:cs="Times New Roman" w:hint="eastAsia"/>
              <w:color w:val="000000"/>
            </w:rPr>
          </w:rPrChange>
        </w:rPr>
        <w:t>除任一方於到期日至少</w:t>
      </w:r>
      <w:proofErr w:type="gramStart"/>
      <w:r w:rsidRPr="00534142">
        <w:rPr>
          <w:rFonts w:ascii="標楷體" w:eastAsia="標楷體" w:hAnsi="標楷體" w:cs="Times New Roman" w:hint="eastAsia"/>
          <w:color w:val="000000"/>
          <w:rPrChange w:id="376" w:author="U3" w:date="2026-07-03T14:07:00Z" w16du:dateUtc="2026-07-03T06:07:00Z">
            <w:rPr>
              <w:rFonts w:ascii="Times New Roman" w:eastAsia="標楷體-繁" w:hAnsi="Times New Roman" w:cs="Times New Roman" w:hint="eastAsia"/>
              <w:color w:val="000000"/>
            </w:rPr>
          </w:rPrChange>
        </w:rPr>
        <w:t>一</w:t>
      </w:r>
      <w:proofErr w:type="gramEnd"/>
      <w:r w:rsidRPr="00534142">
        <w:rPr>
          <w:rFonts w:ascii="標楷體" w:eastAsia="標楷體" w:hAnsi="標楷體" w:cs="Times New Roman" w:hint="eastAsia"/>
          <w:color w:val="000000"/>
          <w:rPrChange w:id="377" w:author="U3" w:date="2026-07-03T14:07:00Z" w16du:dateUtc="2026-07-03T06:07:00Z">
            <w:rPr>
              <w:rFonts w:ascii="Times New Roman" w:eastAsia="標楷體-繁" w:hAnsi="Times New Roman" w:cs="Times New Roman" w:hint="eastAsia"/>
              <w:color w:val="000000"/>
            </w:rPr>
          </w:rPrChange>
        </w:rPr>
        <w:t>（</w:t>
      </w:r>
      <w:r w:rsidRPr="00534142">
        <w:rPr>
          <w:rFonts w:ascii="標楷體" w:eastAsia="標楷體" w:hAnsi="標楷體" w:cs="Times New Roman"/>
          <w:color w:val="000000"/>
          <w:rPrChange w:id="378" w:author="U3" w:date="2026-07-03T14:07:00Z" w16du:dateUtc="2026-07-03T06:07:00Z">
            <w:rPr>
              <w:rFonts w:ascii="Times New Roman" w:eastAsia="標楷體-繁" w:hAnsi="Times New Roman" w:cs="Times New Roman"/>
              <w:color w:val="000000"/>
            </w:rPr>
          </w:rPrChange>
        </w:rPr>
        <w:t>1</w:t>
      </w:r>
      <w:r w:rsidRPr="00534142">
        <w:rPr>
          <w:rFonts w:ascii="標楷體" w:eastAsia="標楷體" w:hAnsi="標楷體" w:cs="Times New Roman" w:hint="eastAsia"/>
          <w:color w:val="000000"/>
          <w:rPrChange w:id="379" w:author="U3" w:date="2026-07-03T14:07:00Z" w16du:dateUtc="2026-07-03T06:07:00Z">
            <w:rPr>
              <w:rFonts w:ascii="Times New Roman" w:eastAsia="標楷體-繁" w:hAnsi="Times New Roman" w:cs="Times New Roman" w:hint="eastAsia"/>
              <w:color w:val="000000"/>
            </w:rPr>
          </w:rPrChange>
        </w:rPr>
        <w:t>）</w:t>
      </w:r>
      <w:proofErr w:type="gramStart"/>
      <w:r w:rsidRPr="00534142">
        <w:rPr>
          <w:rFonts w:ascii="標楷體" w:eastAsia="標楷體" w:hAnsi="標楷體" w:cs="Times New Roman" w:hint="eastAsia"/>
          <w:color w:val="000000"/>
          <w:rPrChange w:id="380" w:author="U3" w:date="2026-07-03T14:07:00Z" w16du:dateUtc="2026-07-03T06:07:00Z">
            <w:rPr>
              <w:rFonts w:ascii="Times New Roman" w:eastAsia="標楷體-繁" w:hAnsi="Times New Roman" w:cs="Times New Roman" w:hint="eastAsia"/>
              <w:color w:val="000000"/>
            </w:rPr>
          </w:rPrChange>
        </w:rPr>
        <w:t>個</w:t>
      </w:r>
      <w:proofErr w:type="gramEnd"/>
      <w:r w:rsidRPr="00534142">
        <w:rPr>
          <w:rFonts w:ascii="標楷體" w:eastAsia="標楷體" w:hAnsi="標楷體" w:cs="Times New Roman" w:hint="eastAsia"/>
          <w:color w:val="000000"/>
          <w:rPrChange w:id="381" w:author="U3" w:date="2026-07-03T14:07:00Z" w16du:dateUtc="2026-07-03T06:07:00Z">
            <w:rPr>
              <w:rFonts w:ascii="Times New Roman" w:eastAsia="標楷體-繁" w:hAnsi="Times New Roman" w:cs="Times New Roman" w:hint="eastAsia"/>
              <w:color w:val="000000"/>
            </w:rPr>
          </w:rPrChange>
        </w:rPr>
        <w:t>月前以書面向他方為</w:t>
      </w:r>
      <w:proofErr w:type="gramStart"/>
      <w:r w:rsidRPr="00534142">
        <w:rPr>
          <w:rFonts w:ascii="標楷體" w:eastAsia="標楷體" w:hAnsi="標楷體" w:cs="Times New Roman" w:hint="eastAsia"/>
          <w:color w:val="000000"/>
          <w:rPrChange w:id="382" w:author="U3" w:date="2026-07-03T14:07:00Z" w16du:dateUtc="2026-07-03T06:07:00Z">
            <w:rPr>
              <w:rFonts w:ascii="Times New Roman" w:eastAsia="標楷體-繁" w:hAnsi="Times New Roman" w:cs="Times New Roman" w:hint="eastAsia"/>
              <w:color w:val="000000"/>
            </w:rPr>
          </w:rPrChange>
        </w:rPr>
        <w:t>不</w:t>
      </w:r>
      <w:proofErr w:type="gramEnd"/>
      <w:r w:rsidRPr="00534142">
        <w:rPr>
          <w:rFonts w:ascii="標楷體" w:eastAsia="標楷體" w:hAnsi="標楷體" w:cs="Times New Roman" w:hint="eastAsia"/>
          <w:color w:val="000000"/>
          <w:rPrChange w:id="383" w:author="U3" w:date="2026-07-03T14:07:00Z" w16du:dateUtc="2026-07-03T06:07:00Z">
            <w:rPr>
              <w:rFonts w:ascii="Times New Roman" w:eastAsia="標楷體-繁" w:hAnsi="Times New Roman" w:cs="Times New Roman" w:hint="eastAsia"/>
              <w:color w:val="000000"/>
            </w:rPr>
          </w:rPrChange>
        </w:rPr>
        <w:t>續約之意思表示外，</w:t>
      </w:r>
      <w:r w:rsidR="0096638C" w:rsidRPr="00534142">
        <w:rPr>
          <w:rFonts w:ascii="標楷體" w:eastAsia="標楷體" w:hAnsi="標楷體" w:cs="Times New Roman" w:hint="eastAsia"/>
          <w:color w:val="000000"/>
          <w:rPrChange w:id="384" w:author="U3" w:date="2026-07-03T14:07:00Z" w16du:dateUtc="2026-07-03T06:07:00Z">
            <w:rPr>
              <w:rFonts w:ascii="Times New Roman" w:eastAsia="標楷體-繁" w:hAnsi="Times New Roman" w:cs="Times New Roman" w:hint="eastAsia"/>
              <w:color w:val="000000"/>
            </w:rPr>
          </w:rPrChange>
        </w:rPr>
        <w:t>本契約自動展延</w:t>
      </w:r>
      <w:proofErr w:type="gramStart"/>
      <w:r w:rsidR="0096638C" w:rsidRPr="00534142">
        <w:rPr>
          <w:rFonts w:ascii="標楷體" w:eastAsia="標楷體" w:hAnsi="標楷體" w:cs="Times New Roman" w:hint="eastAsia"/>
          <w:color w:val="000000"/>
          <w:rPrChange w:id="385" w:author="U3" w:date="2026-07-03T14:07:00Z" w16du:dateUtc="2026-07-03T06:07:00Z">
            <w:rPr>
              <w:rFonts w:ascii="Times New Roman" w:eastAsia="標楷體-繁" w:hAnsi="Times New Roman" w:cs="Times New Roman" w:hint="eastAsia"/>
              <w:color w:val="000000"/>
            </w:rPr>
          </w:rPrChange>
        </w:rPr>
        <w:t>一</w:t>
      </w:r>
      <w:proofErr w:type="gramEnd"/>
      <w:r w:rsidR="0096638C" w:rsidRPr="00534142">
        <w:rPr>
          <w:rFonts w:ascii="標楷體" w:eastAsia="標楷體" w:hAnsi="標楷體" w:cs="Times New Roman" w:hint="eastAsia"/>
          <w:color w:val="000000"/>
          <w:rPrChange w:id="386" w:author="U3" w:date="2026-07-03T14:07:00Z" w16du:dateUtc="2026-07-03T06:07:00Z">
            <w:rPr>
              <w:rFonts w:ascii="Times New Roman" w:eastAsia="標楷體-繁" w:hAnsi="Times New Roman" w:cs="Times New Roman" w:hint="eastAsia"/>
              <w:color w:val="000000"/>
            </w:rPr>
          </w:rPrChange>
        </w:rPr>
        <w:t>（</w:t>
      </w:r>
      <w:r w:rsidR="0096638C" w:rsidRPr="00534142">
        <w:rPr>
          <w:rFonts w:ascii="標楷體" w:eastAsia="標楷體" w:hAnsi="標楷體" w:cs="Times New Roman"/>
          <w:color w:val="000000"/>
          <w:rPrChange w:id="387" w:author="U3" w:date="2026-07-03T14:07:00Z" w16du:dateUtc="2026-07-03T06:07:00Z">
            <w:rPr>
              <w:rFonts w:ascii="Times New Roman" w:eastAsia="標楷體-繁" w:hAnsi="Times New Roman" w:cs="Times New Roman"/>
              <w:color w:val="000000"/>
            </w:rPr>
          </w:rPrChange>
        </w:rPr>
        <w:t>1</w:t>
      </w:r>
      <w:r w:rsidR="0096638C" w:rsidRPr="00534142">
        <w:rPr>
          <w:rFonts w:ascii="標楷體" w:eastAsia="標楷體" w:hAnsi="標楷體" w:cs="Times New Roman" w:hint="eastAsia"/>
          <w:color w:val="000000"/>
          <w:rPrChange w:id="388" w:author="U3" w:date="2026-07-03T14:07:00Z" w16du:dateUtc="2026-07-03T06:07:00Z">
            <w:rPr>
              <w:rFonts w:ascii="Times New Roman" w:eastAsia="標楷體-繁" w:hAnsi="Times New Roman" w:cs="Times New Roman" w:hint="eastAsia"/>
              <w:color w:val="000000"/>
            </w:rPr>
          </w:rPrChange>
        </w:rPr>
        <w:t>）年；其後每次展延期限屆滿時，</w:t>
      </w:r>
      <w:proofErr w:type="gramStart"/>
      <w:r w:rsidR="0096638C" w:rsidRPr="00534142">
        <w:rPr>
          <w:rFonts w:ascii="標楷體" w:eastAsia="標楷體" w:hAnsi="標楷體" w:cs="Times New Roman" w:hint="eastAsia"/>
          <w:color w:val="000000"/>
          <w:rPrChange w:id="389" w:author="U3" w:date="2026-07-03T14:07:00Z" w16du:dateUtc="2026-07-03T06:07:00Z">
            <w:rPr>
              <w:rFonts w:ascii="Times New Roman" w:eastAsia="標楷體-繁" w:hAnsi="Times New Roman" w:cs="Times New Roman" w:hint="eastAsia"/>
              <w:color w:val="000000"/>
            </w:rPr>
          </w:rPrChange>
        </w:rPr>
        <w:t>均依相同</w:t>
      </w:r>
      <w:proofErr w:type="gramEnd"/>
      <w:r w:rsidR="0096638C" w:rsidRPr="00534142">
        <w:rPr>
          <w:rFonts w:ascii="標楷體" w:eastAsia="標楷體" w:hAnsi="標楷體" w:cs="Times New Roman" w:hint="eastAsia"/>
          <w:color w:val="000000"/>
          <w:rPrChange w:id="390" w:author="U3" w:date="2026-07-03T14:07:00Z" w16du:dateUtc="2026-07-03T06:07:00Z">
            <w:rPr>
              <w:rFonts w:ascii="Times New Roman" w:eastAsia="標楷體-繁" w:hAnsi="Times New Roman" w:cs="Times New Roman" w:hint="eastAsia"/>
              <w:color w:val="000000"/>
            </w:rPr>
          </w:rPrChange>
        </w:rPr>
        <w:t>條件自動順延一年，不限次數</w:t>
      </w:r>
      <w:r w:rsidRPr="00534142">
        <w:rPr>
          <w:rFonts w:ascii="標楷體" w:eastAsia="標楷體" w:hAnsi="標楷體" w:cs="Times New Roman" w:hint="eastAsia"/>
          <w:color w:val="000000"/>
          <w:rPrChange w:id="391" w:author="U3" w:date="2026-07-03T14:07:00Z" w16du:dateUtc="2026-07-03T06:07:00Z">
            <w:rPr>
              <w:rFonts w:ascii="Times New Roman" w:eastAsia="標楷體-繁" w:hAnsi="Times New Roman" w:cs="Times New Roman" w:hint="eastAsia"/>
              <w:color w:val="000000"/>
            </w:rPr>
          </w:rPrChange>
        </w:rPr>
        <w:t>。</w:t>
      </w:r>
    </w:p>
    <w:p w14:paraId="71D61A7A" w14:textId="77777777" w:rsidR="001A0C03" w:rsidRPr="00534142" w:rsidRDefault="001A0C03" w:rsidP="00C000FF">
      <w:pPr>
        <w:pBdr>
          <w:top w:val="nil"/>
          <w:left w:val="nil"/>
          <w:bottom w:val="nil"/>
          <w:right w:val="nil"/>
          <w:between w:val="nil"/>
        </w:pBdr>
        <w:spacing w:line="420" w:lineRule="auto"/>
        <w:ind w:left="993"/>
        <w:jc w:val="both"/>
        <w:rPr>
          <w:rFonts w:ascii="標楷體" w:eastAsia="標楷體" w:hAnsi="標楷體" w:cs="Times New Roman"/>
          <w:color w:val="000000"/>
          <w:rPrChange w:id="392" w:author="U3" w:date="2026-07-03T14:07:00Z" w16du:dateUtc="2026-07-03T06:07:00Z">
            <w:rPr>
              <w:rFonts w:ascii="Times New Roman" w:eastAsia="標楷體-繁" w:hAnsi="Times New Roman" w:cs="Times New Roman"/>
              <w:color w:val="000000"/>
            </w:rPr>
          </w:rPrChange>
        </w:rPr>
      </w:pPr>
    </w:p>
    <w:p w14:paraId="00000039" w14:textId="7D723414" w:rsidR="004645F8" w:rsidRPr="00534142"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Change w:id="393"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394" w:author="U3" w:date="2026-07-03T14:07:00Z" w16du:dateUtc="2026-07-03T06:07:00Z">
            <w:rPr>
              <w:rFonts w:ascii="Times New Roman" w:eastAsia="標楷體-繁" w:hAnsi="Times New Roman" w:cs="Times New Roman" w:hint="eastAsia"/>
              <w:color w:val="000000"/>
            </w:rPr>
          </w:rPrChange>
        </w:rPr>
        <w:t>契約屆期或終止</w:t>
      </w:r>
    </w:p>
    <w:p w14:paraId="0000003A" w14:textId="7DC9444C" w:rsidR="004645F8" w:rsidRPr="00534142"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Change w:id="395"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396" w:author="U3" w:date="2026-07-03T14:07:00Z" w16du:dateUtc="2026-07-03T06:07:00Z">
            <w:rPr>
              <w:rFonts w:ascii="Times New Roman" w:eastAsia="標楷體-繁" w:hAnsi="Times New Roman" w:cs="Times New Roman" w:hint="eastAsia"/>
              <w:color w:val="000000"/>
            </w:rPr>
          </w:rPrChange>
        </w:rPr>
        <w:t>本契約期間屆滿或終止時，乙方應於到期日或終止日後十五（</w:t>
      </w:r>
      <w:r w:rsidRPr="00534142">
        <w:rPr>
          <w:rFonts w:ascii="標楷體" w:eastAsia="標楷體" w:hAnsi="標楷體" w:cs="Times New Roman"/>
          <w:color w:val="000000"/>
          <w:rPrChange w:id="397" w:author="U3" w:date="2026-07-03T14:07:00Z" w16du:dateUtc="2026-07-03T06:07:00Z">
            <w:rPr>
              <w:rFonts w:ascii="Times New Roman" w:eastAsia="標楷體-繁" w:hAnsi="Times New Roman" w:cs="Times New Roman"/>
              <w:color w:val="000000"/>
            </w:rPr>
          </w:rPrChange>
        </w:rPr>
        <w:t>15</w:t>
      </w:r>
      <w:r w:rsidRPr="00534142">
        <w:rPr>
          <w:rFonts w:ascii="標楷體" w:eastAsia="標楷體" w:hAnsi="標楷體" w:cs="Times New Roman" w:hint="eastAsia"/>
          <w:color w:val="000000"/>
          <w:rPrChange w:id="398" w:author="U3" w:date="2026-07-03T14:07:00Z" w16du:dateUtc="2026-07-03T06:07:00Z">
            <w:rPr>
              <w:rFonts w:ascii="Times New Roman" w:eastAsia="標楷體-繁" w:hAnsi="Times New Roman" w:cs="Times New Roman" w:hint="eastAsia"/>
              <w:color w:val="000000"/>
            </w:rPr>
          </w:rPrChange>
        </w:rPr>
        <w:t>）日內，拆除並撤離合作標的物上所有停管設備，並將合作標的物以完整且可使用之狀況</w:t>
      </w:r>
      <w:proofErr w:type="gramStart"/>
      <w:r w:rsidRPr="00534142">
        <w:rPr>
          <w:rFonts w:ascii="標楷體" w:eastAsia="標楷體" w:hAnsi="標楷體" w:cs="Times New Roman" w:hint="eastAsia"/>
          <w:color w:val="000000"/>
          <w:rPrChange w:id="399" w:author="U3" w:date="2026-07-03T14:07:00Z" w16du:dateUtc="2026-07-03T06:07:00Z">
            <w:rPr>
              <w:rFonts w:ascii="Times New Roman" w:eastAsia="標楷體-繁" w:hAnsi="Times New Roman" w:cs="Times New Roman" w:hint="eastAsia"/>
              <w:color w:val="000000"/>
            </w:rPr>
          </w:rPrChange>
        </w:rPr>
        <w:t>交還予甲方</w:t>
      </w:r>
      <w:proofErr w:type="gramEnd"/>
      <w:r w:rsidRPr="00534142">
        <w:rPr>
          <w:rFonts w:ascii="標楷體" w:eastAsia="標楷體" w:hAnsi="標楷體" w:cs="Times New Roman" w:hint="eastAsia"/>
          <w:color w:val="000000"/>
          <w:rPrChange w:id="400" w:author="U3" w:date="2026-07-03T14:07:00Z" w16du:dateUtc="2026-07-03T06:07:00Z">
            <w:rPr>
              <w:rFonts w:ascii="Times New Roman" w:eastAsia="標楷體-繁" w:hAnsi="Times New Roman" w:cs="Times New Roman" w:hint="eastAsia"/>
              <w:color w:val="000000"/>
            </w:rPr>
          </w:rPrChange>
        </w:rPr>
        <w:t>。</w:t>
      </w:r>
    </w:p>
    <w:p w14:paraId="0000003B" w14:textId="3E3478EA" w:rsidR="004645F8" w:rsidRPr="00534142"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Change w:id="401"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402" w:author="U3" w:date="2026-07-03T14:07:00Z" w16du:dateUtc="2026-07-03T06:07:00Z">
            <w:rPr>
              <w:rFonts w:ascii="Times New Roman" w:eastAsia="標楷體-繁" w:hAnsi="Times New Roman" w:cs="Times New Roman" w:hint="eastAsia"/>
              <w:color w:val="000000"/>
            </w:rPr>
          </w:rPrChange>
        </w:rPr>
        <w:t>乙方未於前項期間內拆除並撤離停管設備者，甲方得自行拆除乙方留置之停管設備或附屬物，並於拆除後向乙方請求必要之拆除費用。</w:t>
      </w:r>
    </w:p>
    <w:p w14:paraId="0000003C" w14:textId="77777777" w:rsidR="004645F8" w:rsidRPr="00534142"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Change w:id="403" w:author="U3" w:date="2026-07-03T14:07:00Z" w16du:dateUtc="2026-07-03T06:07:00Z">
            <w:rPr>
              <w:rFonts w:ascii="Times New Roman" w:eastAsia="標楷體-繁" w:hAnsi="Times New Roman" w:cs="Times New Roman"/>
              <w:color w:val="000000"/>
            </w:rPr>
          </w:rPrChange>
        </w:rPr>
      </w:pPr>
    </w:p>
    <w:p w14:paraId="0000003D" w14:textId="35189983" w:rsidR="004645F8" w:rsidRPr="00534142"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Change w:id="404"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405" w:author="U3" w:date="2026-07-03T14:07:00Z" w16du:dateUtc="2026-07-03T06:07:00Z">
            <w:rPr>
              <w:rFonts w:ascii="Times New Roman" w:eastAsia="標楷體-繁" w:hAnsi="Times New Roman" w:cs="Times New Roman" w:hint="eastAsia"/>
              <w:color w:val="000000"/>
            </w:rPr>
          </w:rPrChange>
        </w:rPr>
        <w:t>紛爭處理</w:t>
      </w:r>
    </w:p>
    <w:p w14:paraId="0DD75B2D" w14:textId="37495040" w:rsidR="00DB770B" w:rsidRPr="00534142" w:rsidRDefault="00F77B39" w:rsidP="00DB770B">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Change w:id="406"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407" w:author="U3" w:date="2026-07-03T14:07:00Z" w16du:dateUtc="2026-07-03T06:07:00Z">
            <w:rPr>
              <w:rFonts w:ascii="Times New Roman" w:eastAsia="標楷體-繁" w:hAnsi="Times New Roman" w:cs="Times New Roman" w:hint="eastAsia"/>
              <w:color w:val="000000"/>
            </w:rPr>
          </w:rPrChange>
        </w:rPr>
        <w:t>本契約之解釋、效力、履行及其他未盡事宜，悉以中華民國法律為</w:t>
      </w:r>
      <w:proofErr w:type="gramStart"/>
      <w:r w:rsidRPr="00534142">
        <w:rPr>
          <w:rFonts w:ascii="標楷體" w:eastAsia="標楷體" w:hAnsi="標楷體" w:cs="Times New Roman" w:hint="eastAsia"/>
          <w:color w:val="000000"/>
          <w:rPrChange w:id="408" w:author="U3" w:date="2026-07-03T14:07:00Z" w16du:dateUtc="2026-07-03T06:07:00Z">
            <w:rPr>
              <w:rFonts w:ascii="Times New Roman" w:eastAsia="標楷體-繁" w:hAnsi="Times New Roman" w:cs="Times New Roman" w:hint="eastAsia"/>
              <w:color w:val="000000"/>
            </w:rPr>
          </w:rPrChange>
        </w:rPr>
        <w:t>準</w:t>
      </w:r>
      <w:proofErr w:type="gramEnd"/>
      <w:r w:rsidRPr="00534142">
        <w:rPr>
          <w:rFonts w:ascii="標楷體" w:eastAsia="標楷體" w:hAnsi="標楷體" w:cs="Times New Roman" w:hint="eastAsia"/>
          <w:color w:val="000000"/>
          <w:rPrChange w:id="409" w:author="U3" w:date="2026-07-03T14:07:00Z" w16du:dateUtc="2026-07-03T06:07:00Z">
            <w:rPr>
              <w:rFonts w:ascii="Times New Roman" w:eastAsia="標楷體-繁" w:hAnsi="Times New Roman" w:cs="Times New Roman" w:hint="eastAsia"/>
              <w:color w:val="000000"/>
            </w:rPr>
          </w:rPrChange>
        </w:rPr>
        <w:t>。如因本契約涉訟，雙方合意以臺灣</w:t>
      </w:r>
      <w:proofErr w:type="gramStart"/>
      <w:r w:rsidRPr="00534142">
        <w:rPr>
          <w:rFonts w:ascii="標楷體" w:eastAsia="標楷體" w:hAnsi="標楷體" w:cs="Times New Roman" w:hint="eastAsia"/>
          <w:color w:val="000000"/>
          <w:rPrChange w:id="410" w:author="U3" w:date="2026-07-03T14:07:00Z" w16du:dateUtc="2026-07-03T06:07:00Z">
            <w:rPr>
              <w:rFonts w:ascii="Times New Roman" w:eastAsia="標楷體-繁" w:hAnsi="Times New Roman" w:cs="Times New Roman" w:hint="eastAsia"/>
              <w:color w:val="000000"/>
            </w:rPr>
          </w:rPrChange>
        </w:rPr>
        <w:t>臺</w:t>
      </w:r>
      <w:proofErr w:type="gramEnd"/>
      <w:r w:rsidRPr="00534142">
        <w:rPr>
          <w:rFonts w:ascii="標楷體" w:eastAsia="標楷體" w:hAnsi="標楷體" w:cs="Times New Roman" w:hint="eastAsia"/>
          <w:color w:val="000000"/>
          <w:rPrChange w:id="411" w:author="U3" w:date="2026-07-03T14:07:00Z" w16du:dateUtc="2026-07-03T06:07:00Z">
            <w:rPr>
              <w:rFonts w:ascii="Times New Roman" w:eastAsia="標楷體-繁" w:hAnsi="Times New Roman" w:cs="Times New Roman" w:hint="eastAsia"/>
              <w:color w:val="000000"/>
            </w:rPr>
          </w:rPrChange>
        </w:rPr>
        <w:t>北地方法院為第一審專屬管轄法院。</w:t>
      </w:r>
    </w:p>
    <w:p w14:paraId="0000003F" w14:textId="77777777" w:rsidR="004645F8" w:rsidRPr="00534142"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Change w:id="412" w:author="U3" w:date="2026-07-03T14:07:00Z" w16du:dateUtc="2026-07-03T06:07:00Z">
            <w:rPr>
              <w:rFonts w:ascii="Times New Roman" w:eastAsia="標楷體-繁" w:hAnsi="Times New Roman" w:cs="Times New Roman"/>
              <w:color w:val="000000"/>
            </w:rPr>
          </w:rPrChange>
        </w:rPr>
      </w:pPr>
    </w:p>
    <w:p w14:paraId="00000040" w14:textId="2A4281DE" w:rsidR="004645F8" w:rsidRPr="00534142"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Change w:id="413"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414" w:author="U3" w:date="2026-07-03T14:07:00Z" w16du:dateUtc="2026-07-03T06:07:00Z">
            <w:rPr>
              <w:rFonts w:ascii="Times New Roman" w:eastAsia="標楷體-繁" w:hAnsi="Times New Roman" w:cs="Times New Roman" w:hint="eastAsia"/>
              <w:color w:val="000000"/>
            </w:rPr>
          </w:rPrChange>
        </w:rPr>
        <w:t>特別約定</w:t>
      </w:r>
    </w:p>
    <w:p w14:paraId="669D46BE" w14:textId="77777777" w:rsidR="00DD5925" w:rsidRPr="00534142" w:rsidRDefault="00F77B39" w:rsidP="00DD5925">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Change w:id="415"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416" w:author="U3" w:date="2026-07-03T14:07:00Z" w16du:dateUtc="2026-07-03T06:07:00Z">
            <w:rPr>
              <w:rFonts w:ascii="Times New Roman" w:eastAsia="標楷體-繁" w:hAnsi="Times New Roman" w:cs="Times New Roman" w:hint="eastAsia"/>
              <w:color w:val="000000"/>
            </w:rPr>
          </w:rPrChange>
        </w:rPr>
        <w:t>甲方同意，如乙方與乙方關係企業（按台灣公司法定義）辦理分割或合併時，乙方於本契約之一切權利義務於分割基準日或合併基準日起，</w:t>
      </w:r>
      <w:proofErr w:type="gramStart"/>
      <w:r w:rsidRPr="00534142">
        <w:rPr>
          <w:rFonts w:ascii="標楷體" w:eastAsia="標楷體" w:hAnsi="標楷體" w:cs="Times New Roman" w:hint="eastAsia"/>
          <w:color w:val="000000"/>
          <w:rPrChange w:id="417" w:author="U3" w:date="2026-07-03T14:07:00Z" w16du:dateUtc="2026-07-03T06:07:00Z">
            <w:rPr>
              <w:rFonts w:ascii="Times New Roman" w:eastAsia="標楷體-繁" w:hAnsi="Times New Roman" w:cs="Times New Roman" w:hint="eastAsia"/>
              <w:color w:val="000000"/>
            </w:rPr>
          </w:rPrChange>
        </w:rPr>
        <w:t>轉讓予乙方</w:t>
      </w:r>
      <w:proofErr w:type="gramEnd"/>
      <w:r w:rsidRPr="00534142">
        <w:rPr>
          <w:rFonts w:ascii="標楷體" w:eastAsia="標楷體" w:hAnsi="標楷體" w:cs="Times New Roman" w:hint="eastAsia"/>
          <w:color w:val="000000"/>
          <w:rPrChange w:id="418" w:author="U3" w:date="2026-07-03T14:07:00Z" w16du:dateUtc="2026-07-03T06:07:00Z">
            <w:rPr>
              <w:rFonts w:ascii="Times New Roman" w:eastAsia="標楷體-繁" w:hAnsi="Times New Roman" w:cs="Times New Roman" w:hint="eastAsia"/>
              <w:color w:val="000000"/>
            </w:rPr>
          </w:rPrChange>
        </w:rPr>
        <w:t>分割後受讓營業之既存或新設公司，或合併後之存續公司或新設公司。</w:t>
      </w:r>
    </w:p>
    <w:p w14:paraId="4CB8A234" w14:textId="33D7C386" w:rsidR="00DD5925" w:rsidRPr="00534142" w:rsidRDefault="00DD5925" w:rsidP="000247B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Change w:id="419"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420" w:author="U3" w:date="2026-07-03T14:07:00Z" w16du:dateUtc="2026-07-03T06:07:00Z">
            <w:rPr>
              <w:rFonts w:ascii="Times New Roman" w:eastAsia="標楷體-繁" w:hAnsi="Times New Roman" w:cs="Times New Roman" w:hint="eastAsia"/>
              <w:color w:val="000000"/>
            </w:rPr>
          </w:rPrChange>
        </w:rPr>
        <w:t>雙方特別約定，不論本合約第</w:t>
      </w:r>
      <w:r w:rsidRPr="00534142">
        <w:rPr>
          <w:rFonts w:ascii="標楷體" w:eastAsia="標楷體" w:hAnsi="標楷體" w:cs="Times New Roman"/>
          <w:color w:val="000000"/>
          <w:rPrChange w:id="421" w:author="U3" w:date="2026-07-03T14:07:00Z" w16du:dateUtc="2026-07-03T06:07:00Z">
            <w:rPr>
              <w:rFonts w:ascii="Times New Roman" w:eastAsia="標楷體-繁" w:hAnsi="Times New Roman" w:cs="Times New Roman"/>
              <w:color w:val="000000"/>
            </w:rPr>
          </w:rPrChange>
        </w:rPr>
        <w:t>2</w:t>
      </w:r>
      <w:r w:rsidRPr="00534142">
        <w:rPr>
          <w:rFonts w:ascii="標楷體" w:eastAsia="標楷體" w:hAnsi="標楷體" w:cs="Times New Roman" w:hint="eastAsia"/>
          <w:color w:val="000000"/>
          <w:rPrChange w:id="422" w:author="U3" w:date="2026-07-03T14:07:00Z" w16du:dateUtc="2026-07-03T06:07:00Z">
            <w:rPr>
              <w:rFonts w:ascii="Times New Roman" w:eastAsia="標楷體-繁" w:hAnsi="Times New Roman" w:cs="Times New Roman" w:hint="eastAsia"/>
              <w:color w:val="000000"/>
            </w:rPr>
          </w:rPrChange>
        </w:rPr>
        <w:t>條採用何種收益分配模式，乙方同意於每期結算時，自該期「停車營收」（未稅）中</w:t>
      </w:r>
      <w:r w:rsidR="000247BF" w:rsidRPr="00534142">
        <w:rPr>
          <w:rFonts w:ascii="標楷體" w:eastAsia="標楷體" w:hAnsi="標楷體" w:cs="Times New Roman" w:hint="eastAsia"/>
          <w:color w:val="000000"/>
          <w:rPrChange w:id="423" w:author="U3" w:date="2026-07-03T14:07:00Z" w16du:dateUtc="2026-07-03T06:07:00Z">
            <w:rPr>
              <w:rFonts w:ascii="Times New Roman" w:eastAsia="標楷體-繁" w:hAnsi="Times New Roman" w:cs="Times New Roman" w:hint="eastAsia"/>
              <w:color w:val="000000"/>
            </w:rPr>
          </w:rPrChange>
        </w:rPr>
        <w:t>計算</w:t>
      </w:r>
      <w:r w:rsidRPr="00534142">
        <w:rPr>
          <w:rFonts w:ascii="標楷體" w:eastAsia="標楷體" w:hAnsi="標楷體" w:cs="Times New Roman"/>
          <w:color w:val="000000"/>
          <w:rPrChange w:id="424" w:author="U3" w:date="2026-07-03T14:07:00Z" w16du:dateUtc="2026-07-03T06:07:00Z">
            <w:rPr>
              <w:rFonts w:ascii="Times New Roman" w:eastAsia="標楷體-繁" w:hAnsi="Times New Roman" w:cs="Times New Roman"/>
              <w:color w:val="000000"/>
            </w:rPr>
          </w:rPrChange>
        </w:rPr>
        <w:t xml:space="preserve"> 8% </w:t>
      </w:r>
      <w:r w:rsidRPr="00534142">
        <w:rPr>
          <w:rFonts w:ascii="標楷體" w:eastAsia="標楷體" w:hAnsi="標楷體" w:cs="Times New Roman" w:hint="eastAsia"/>
          <w:color w:val="000000"/>
          <w:rPrChange w:id="425" w:author="U3" w:date="2026-07-03T14:07:00Z" w16du:dateUtc="2026-07-03T06:07:00Z">
            <w:rPr>
              <w:rFonts w:ascii="Times New Roman" w:eastAsia="標楷體-繁" w:hAnsi="Times New Roman" w:cs="Times New Roman" w:hint="eastAsia"/>
              <w:color w:val="000000"/>
            </w:rPr>
          </w:rPrChange>
        </w:rPr>
        <w:t>作為回饋金（下稱「本回饋金」），用</w:t>
      </w:r>
      <w:ins w:id="426" w:author="U2" w:date="2026-07-03T12:53:00Z" w16du:dateUtc="2026-07-03T04:53:00Z">
        <w:r w:rsidR="00732B37" w:rsidRPr="00534142">
          <w:rPr>
            <w:rFonts w:ascii="標楷體" w:eastAsia="標楷體" w:hAnsi="標楷體" w:cs="Times New Roman" w:hint="eastAsia"/>
            <w:color w:val="000000"/>
            <w:rPrChange w:id="427" w:author="U3" w:date="2026-07-03T14:07:00Z" w16du:dateUtc="2026-07-03T06:07:00Z">
              <w:rPr>
                <w:rFonts w:ascii="Times New Roman" w:eastAsia="標楷體-繁" w:hAnsi="Times New Roman" w:cs="Times New Roman" w:hint="eastAsia"/>
                <w:color w:val="000000"/>
              </w:rPr>
            </w:rPrChange>
          </w:rPr>
          <w:t>於</w:t>
        </w:r>
      </w:ins>
      <w:del w:id="428" w:author="U2" w:date="2026-07-03T12:53:00Z" w16du:dateUtc="2026-07-03T04:53:00Z">
        <w:r w:rsidRPr="00534142" w:rsidDel="00732B37">
          <w:rPr>
            <w:rFonts w:ascii="標楷體" w:eastAsia="標楷體" w:hAnsi="標楷體" w:cs="Times New Roman" w:hint="eastAsia"/>
            <w:color w:val="000000"/>
            <w:rPrChange w:id="429" w:author="U3" w:date="2026-07-03T14:07:00Z" w16du:dateUtc="2026-07-03T06:07:00Z">
              <w:rPr>
                <w:rFonts w:ascii="Times New Roman" w:eastAsia="標楷體-繁" w:hAnsi="Times New Roman" w:cs="Times New Roman" w:hint="eastAsia"/>
                <w:color w:val="000000"/>
              </w:rPr>
            </w:rPrChange>
          </w:rPr>
          <w:delText>以</w:delText>
        </w:r>
      </w:del>
      <w:del w:id="430" w:author="U2" w:date="2026-07-03T12:52:00Z" w16du:dateUtc="2026-07-03T04:52:00Z">
        <w:r w:rsidRPr="00534142" w:rsidDel="00732B37">
          <w:rPr>
            <w:rFonts w:ascii="標楷體" w:eastAsia="標楷體" w:hAnsi="標楷體" w:cs="Times New Roman" w:hint="eastAsia"/>
            <w:color w:val="000000"/>
            <w:rPrChange w:id="431" w:author="U3" w:date="2026-07-03T14:07:00Z" w16du:dateUtc="2026-07-03T06:07:00Z">
              <w:rPr>
                <w:rFonts w:ascii="Times New Roman" w:eastAsia="標楷體-繁" w:hAnsi="Times New Roman" w:cs="Times New Roman" w:hint="eastAsia"/>
                <w:color w:val="000000"/>
              </w:rPr>
            </w:rPrChange>
          </w:rPr>
          <w:delText>補貼甲方對於合作站點之場地維護</w:delText>
        </w:r>
        <w:r w:rsidR="000247BF" w:rsidRPr="00534142" w:rsidDel="00732B37">
          <w:rPr>
            <w:rFonts w:ascii="標楷體" w:eastAsia="標楷體" w:hAnsi="標楷體" w:cs="Times New Roman" w:hint="eastAsia"/>
            <w:color w:val="000000"/>
            <w:rPrChange w:id="432" w:author="U3" w:date="2026-07-03T14:07:00Z" w16du:dateUtc="2026-07-03T06:07:00Z">
              <w:rPr>
                <w:rFonts w:ascii="Times New Roman" w:eastAsia="標楷體-繁" w:hAnsi="Times New Roman" w:cs="Times New Roman" w:hint="eastAsia"/>
                <w:color w:val="000000"/>
              </w:rPr>
            </w:rPrChange>
          </w:rPr>
          <w:delText>、</w:delText>
        </w:r>
        <w:r w:rsidRPr="00534142" w:rsidDel="00732B37">
          <w:rPr>
            <w:rFonts w:ascii="標楷體" w:eastAsia="標楷體" w:hAnsi="標楷體" w:cs="Times New Roman" w:hint="eastAsia"/>
            <w:color w:val="000000"/>
            <w:rPrChange w:id="433" w:author="U3" w:date="2026-07-03T14:07:00Z" w16du:dateUtc="2026-07-03T06:07:00Z">
              <w:rPr>
                <w:rFonts w:ascii="Times New Roman" w:eastAsia="標楷體-繁" w:hAnsi="Times New Roman" w:cs="Times New Roman" w:hint="eastAsia"/>
                <w:color w:val="000000"/>
              </w:rPr>
            </w:rPrChange>
          </w:rPr>
          <w:delText>清潔</w:delText>
        </w:r>
        <w:r w:rsidR="000247BF" w:rsidRPr="00534142" w:rsidDel="00732B37">
          <w:rPr>
            <w:rFonts w:ascii="標楷體" w:eastAsia="標楷體" w:hAnsi="標楷體" w:cs="Times New Roman" w:hint="eastAsia"/>
            <w:color w:val="000000"/>
            <w:rPrChange w:id="434" w:author="U3" w:date="2026-07-03T14:07:00Z" w16du:dateUtc="2026-07-03T06:07:00Z">
              <w:rPr>
                <w:rFonts w:ascii="Times New Roman" w:eastAsia="標楷體-繁" w:hAnsi="Times New Roman" w:cs="Times New Roman" w:hint="eastAsia"/>
                <w:color w:val="000000"/>
              </w:rPr>
            </w:rPrChange>
          </w:rPr>
          <w:delText>及</w:delText>
        </w:r>
      </w:del>
      <w:r w:rsidR="000247BF" w:rsidRPr="00534142">
        <w:rPr>
          <w:rFonts w:ascii="標楷體" w:eastAsia="標楷體" w:hAnsi="標楷體" w:cs="Times New Roman" w:hint="eastAsia"/>
          <w:color w:val="000000"/>
          <w:rPrChange w:id="435" w:author="U3" w:date="2026-07-03T14:07:00Z" w16du:dateUtc="2026-07-03T06:07:00Z">
            <w:rPr>
              <w:rFonts w:ascii="Times New Roman" w:eastAsia="標楷體-繁" w:hAnsi="Times New Roman" w:cs="Times New Roman" w:hint="eastAsia"/>
              <w:color w:val="000000"/>
            </w:rPr>
          </w:rPrChange>
        </w:rPr>
        <w:t>乙方廣告露出之費用</w:t>
      </w:r>
      <w:r w:rsidRPr="00534142">
        <w:rPr>
          <w:rFonts w:ascii="標楷體" w:eastAsia="標楷體" w:hAnsi="標楷體" w:cs="Times New Roman" w:hint="eastAsia"/>
          <w:color w:val="000000"/>
          <w:rPrChange w:id="436" w:author="U3" w:date="2026-07-03T14:07:00Z" w16du:dateUtc="2026-07-03T06:07:00Z">
            <w:rPr>
              <w:rFonts w:ascii="Times New Roman" w:eastAsia="標楷體-繁" w:hAnsi="Times New Roman" w:cs="Times New Roman" w:hint="eastAsia"/>
              <w:color w:val="000000"/>
            </w:rPr>
          </w:rPrChange>
        </w:rPr>
        <w:t>。乙方就該筆回饋金應依法開立以甲方為抬頭之技術服務費</w:t>
      </w:r>
      <w:r w:rsidR="000247BF" w:rsidRPr="00534142">
        <w:rPr>
          <w:rFonts w:ascii="標楷體" w:eastAsia="標楷體" w:hAnsi="標楷體" w:cs="Times New Roman" w:hint="eastAsia"/>
          <w:color w:val="000000"/>
          <w:rPrChange w:id="437" w:author="U3" w:date="2026-07-03T14:07:00Z" w16du:dateUtc="2026-07-03T06:07:00Z">
            <w:rPr>
              <w:rFonts w:ascii="Times New Roman" w:eastAsia="標楷體-繁" w:hAnsi="Times New Roman" w:cs="Times New Roman" w:hint="eastAsia"/>
              <w:color w:val="000000"/>
            </w:rPr>
          </w:rPrChange>
        </w:rPr>
        <w:t>發票，雙方協議如當期結算收益時，得合併計算多場站之回饋金並一次</w:t>
      </w:r>
      <w:proofErr w:type="gramStart"/>
      <w:r w:rsidR="000247BF" w:rsidRPr="00534142">
        <w:rPr>
          <w:rFonts w:ascii="標楷體" w:eastAsia="標楷體" w:hAnsi="標楷體" w:cs="Times New Roman" w:hint="eastAsia"/>
          <w:color w:val="000000"/>
          <w:rPrChange w:id="438" w:author="U3" w:date="2026-07-03T14:07:00Z" w16du:dateUtc="2026-07-03T06:07:00Z">
            <w:rPr>
              <w:rFonts w:ascii="Times New Roman" w:eastAsia="標楷體-繁" w:hAnsi="Times New Roman" w:cs="Times New Roman" w:hint="eastAsia"/>
              <w:color w:val="000000"/>
            </w:rPr>
          </w:rPrChange>
        </w:rPr>
        <w:t>給付</w:t>
      </w:r>
      <w:r w:rsidR="000247BF" w:rsidRPr="00534142">
        <w:rPr>
          <w:rFonts w:ascii="標楷體" w:eastAsia="標楷體" w:hAnsi="標楷體" w:cs="Apple Color Emoji" w:hint="eastAsia"/>
          <w:color w:val="000000"/>
          <w:rPrChange w:id="439" w:author="U3" w:date="2026-07-03T14:07:00Z" w16du:dateUtc="2026-07-03T06:07:00Z">
            <w:rPr>
              <w:rFonts w:ascii="Apple Color Emoji" w:eastAsia="標楷體-繁" w:hAnsi="Apple Color Emoji" w:cs="Apple Color Emoji" w:hint="eastAsia"/>
              <w:color w:val="000000"/>
            </w:rPr>
          </w:rPrChange>
        </w:rPr>
        <w:t>予甲方</w:t>
      </w:r>
      <w:proofErr w:type="gramEnd"/>
      <w:r w:rsidR="000247BF" w:rsidRPr="00534142">
        <w:rPr>
          <w:rFonts w:ascii="標楷體" w:eastAsia="標楷體" w:hAnsi="標楷體" w:cs="Times New Roman" w:hint="eastAsia"/>
          <w:color w:val="000000"/>
          <w:rPrChange w:id="440" w:author="U3" w:date="2026-07-03T14:07:00Z" w16du:dateUtc="2026-07-03T06:07:00Z">
            <w:rPr>
              <w:rFonts w:ascii="Times New Roman" w:eastAsia="標楷體-繁" w:hAnsi="Times New Roman" w:cs="Times New Roman" w:hint="eastAsia"/>
              <w:color w:val="000000"/>
            </w:rPr>
          </w:rPrChange>
        </w:rPr>
        <w:t>。</w:t>
      </w:r>
    </w:p>
    <w:p w14:paraId="00000042" w14:textId="77777777" w:rsidR="004645F8" w:rsidRPr="00534142" w:rsidRDefault="004645F8" w:rsidP="000247BF">
      <w:pPr>
        <w:pBdr>
          <w:top w:val="nil"/>
          <w:left w:val="nil"/>
          <w:bottom w:val="nil"/>
          <w:right w:val="nil"/>
          <w:between w:val="nil"/>
        </w:pBdr>
        <w:spacing w:line="420" w:lineRule="auto"/>
        <w:jc w:val="both"/>
        <w:rPr>
          <w:rFonts w:ascii="標楷體" w:eastAsia="標楷體" w:hAnsi="標楷體" w:cs="Times New Roman"/>
          <w:color w:val="000000"/>
          <w:rPrChange w:id="441" w:author="U3" w:date="2026-07-03T14:07:00Z" w16du:dateUtc="2026-07-03T06:07:00Z">
            <w:rPr>
              <w:rFonts w:ascii="Times New Roman" w:eastAsia="標楷體-繁" w:hAnsi="Times New Roman" w:cs="Times New Roman"/>
              <w:color w:val="000000"/>
            </w:rPr>
          </w:rPrChange>
        </w:rPr>
      </w:pPr>
    </w:p>
    <w:p w14:paraId="00000043" w14:textId="19E7B0BD" w:rsidR="004645F8" w:rsidRPr="00534142"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Change w:id="442"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443" w:author="U3" w:date="2026-07-03T14:07:00Z" w16du:dateUtc="2026-07-03T06:07:00Z">
            <w:rPr>
              <w:rFonts w:ascii="Times New Roman" w:eastAsia="標楷體-繁" w:hAnsi="Times New Roman" w:cs="Times New Roman" w:hint="eastAsia"/>
              <w:color w:val="000000"/>
            </w:rPr>
          </w:rPrChange>
        </w:rPr>
        <w:t>通知</w:t>
      </w:r>
    </w:p>
    <w:p w14:paraId="00000044" w14:textId="5C8B57FA" w:rsidR="004645F8" w:rsidRPr="00534142" w:rsidRDefault="00F77B39">
      <w:pPr>
        <w:numPr>
          <w:ilvl w:val="1"/>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Change w:id="444"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445" w:author="U3" w:date="2026-07-03T14:07:00Z" w16du:dateUtc="2026-07-03T06:07:00Z">
            <w:rPr>
              <w:rFonts w:ascii="Times New Roman" w:eastAsia="標楷體-繁" w:hAnsi="Times New Roman" w:cs="Times New Roman" w:hint="eastAsia"/>
              <w:color w:val="000000"/>
            </w:rPr>
          </w:rPrChange>
        </w:rPr>
        <w:t>甲乙雙方通訊地址及電子郵件</w:t>
      </w:r>
      <w:proofErr w:type="gramStart"/>
      <w:r w:rsidRPr="00534142">
        <w:rPr>
          <w:rFonts w:ascii="標楷體" w:eastAsia="標楷體" w:hAnsi="標楷體" w:cs="Times New Roman" w:hint="eastAsia"/>
          <w:color w:val="000000"/>
          <w:rPrChange w:id="446" w:author="U3" w:date="2026-07-03T14:07:00Z" w16du:dateUtc="2026-07-03T06:07:00Z">
            <w:rPr>
              <w:rFonts w:ascii="Times New Roman" w:eastAsia="標楷體-繁" w:hAnsi="Times New Roman" w:cs="Times New Roman" w:hint="eastAsia"/>
              <w:color w:val="000000"/>
            </w:rPr>
          </w:rPrChange>
        </w:rPr>
        <w:t>地址均以本</w:t>
      </w:r>
      <w:proofErr w:type="gramEnd"/>
      <w:r w:rsidRPr="00534142">
        <w:rPr>
          <w:rFonts w:ascii="標楷體" w:eastAsia="標楷體" w:hAnsi="標楷體" w:cs="Times New Roman" w:hint="eastAsia"/>
          <w:color w:val="000000"/>
          <w:rPrChange w:id="447" w:author="U3" w:date="2026-07-03T14:07:00Z" w16du:dateUtc="2026-07-03T06:07:00Z">
            <w:rPr>
              <w:rFonts w:ascii="Times New Roman" w:eastAsia="標楷體-繁" w:hAnsi="Times New Roman" w:cs="Times New Roman" w:hint="eastAsia"/>
              <w:color w:val="000000"/>
            </w:rPr>
          </w:rPrChange>
        </w:rPr>
        <w:t>契約所</w:t>
      </w:r>
      <w:proofErr w:type="gramStart"/>
      <w:r w:rsidRPr="00534142">
        <w:rPr>
          <w:rFonts w:ascii="標楷體" w:eastAsia="標楷體" w:hAnsi="標楷體" w:cs="Times New Roman" w:hint="eastAsia"/>
          <w:color w:val="000000"/>
          <w:rPrChange w:id="448" w:author="U3" w:date="2026-07-03T14:07:00Z" w16du:dateUtc="2026-07-03T06:07:00Z">
            <w:rPr>
              <w:rFonts w:ascii="Times New Roman" w:eastAsia="標楷體-繁" w:hAnsi="Times New Roman" w:cs="Times New Roman" w:hint="eastAsia"/>
              <w:color w:val="000000"/>
            </w:rPr>
          </w:rPrChange>
        </w:rPr>
        <w:t>載者為準</w:t>
      </w:r>
      <w:proofErr w:type="gramEnd"/>
      <w:r w:rsidRPr="00534142">
        <w:rPr>
          <w:rFonts w:ascii="標楷體" w:eastAsia="標楷體" w:hAnsi="標楷體" w:cs="Times New Roman" w:hint="eastAsia"/>
          <w:color w:val="000000"/>
          <w:rPrChange w:id="449" w:author="U3" w:date="2026-07-03T14:07:00Z" w16du:dateUtc="2026-07-03T06:07:00Z">
            <w:rPr>
              <w:rFonts w:ascii="Times New Roman" w:eastAsia="標楷體-繁" w:hAnsi="Times New Roman" w:cs="Times New Roman" w:hint="eastAsia"/>
              <w:color w:val="000000"/>
            </w:rPr>
          </w:rPrChange>
        </w:rPr>
        <w:t>，如有變更者，應以書面通知他</w:t>
      </w:r>
      <w:r w:rsidRPr="00534142">
        <w:rPr>
          <w:rFonts w:ascii="標楷體" w:eastAsia="標楷體" w:hAnsi="標楷體" w:cs="Times New Roman" w:hint="eastAsia"/>
          <w:color w:val="000000"/>
          <w:rPrChange w:id="450" w:author="U3" w:date="2026-07-03T14:07:00Z" w16du:dateUtc="2026-07-03T06:07:00Z">
            <w:rPr>
              <w:rFonts w:ascii="Times New Roman" w:eastAsia="標楷體-繁" w:hAnsi="Times New Roman" w:cs="Times New Roman" w:hint="eastAsia"/>
              <w:color w:val="000000"/>
            </w:rPr>
          </w:rPrChange>
        </w:rPr>
        <w:lastRenderedPageBreak/>
        <w:t>方。</w:t>
      </w:r>
    </w:p>
    <w:p w14:paraId="00000045" w14:textId="4E207A45" w:rsidR="004645F8" w:rsidRPr="00534142" w:rsidRDefault="00F77B39">
      <w:pPr>
        <w:numPr>
          <w:ilvl w:val="0"/>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Change w:id="451"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452" w:author="U3" w:date="2026-07-03T14:07:00Z" w16du:dateUtc="2026-07-03T06:07:00Z">
            <w:rPr>
              <w:rFonts w:ascii="Times New Roman" w:eastAsia="標楷體-繁" w:hAnsi="Times New Roman" w:cs="Times New Roman" w:hint="eastAsia"/>
              <w:color w:val="000000"/>
            </w:rPr>
          </w:rPrChange>
        </w:rPr>
        <w:t>雙方之郵件通知倘因遷址、拒收、招領逾期或其他郵局批註之理由而送達不到者，</w:t>
      </w:r>
      <w:proofErr w:type="gramStart"/>
      <w:r w:rsidRPr="00534142">
        <w:rPr>
          <w:rFonts w:ascii="標楷體" w:eastAsia="標楷體" w:hAnsi="標楷體" w:cs="Times New Roman" w:hint="eastAsia"/>
          <w:color w:val="000000"/>
          <w:rPrChange w:id="453" w:author="U3" w:date="2026-07-03T14:07:00Z" w16du:dateUtc="2026-07-03T06:07:00Z">
            <w:rPr>
              <w:rFonts w:ascii="Times New Roman" w:eastAsia="標楷體-繁" w:hAnsi="Times New Roman" w:cs="Times New Roman" w:hint="eastAsia"/>
              <w:color w:val="000000"/>
            </w:rPr>
          </w:rPrChange>
        </w:rPr>
        <w:t>均以郵局</w:t>
      </w:r>
      <w:proofErr w:type="gramEnd"/>
      <w:r w:rsidRPr="00534142">
        <w:rPr>
          <w:rFonts w:ascii="標楷體" w:eastAsia="標楷體" w:hAnsi="標楷體" w:cs="Times New Roman" w:hint="eastAsia"/>
          <w:color w:val="000000"/>
          <w:rPrChange w:id="454" w:author="U3" w:date="2026-07-03T14:07:00Z" w16du:dateUtc="2026-07-03T06:07:00Z">
            <w:rPr>
              <w:rFonts w:ascii="Times New Roman" w:eastAsia="標楷體-繁" w:hAnsi="Times New Roman" w:cs="Times New Roman" w:hint="eastAsia"/>
              <w:color w:val="000000"/>
            </w:rPr>
          </w:rPrChange>
        </w:rPr>
        <w:t>第一次投遞日期為送達日期。無論收送達之</w:t>
      </w:r>
      <w:proofErr w:type="gramStart"/>
      <w:r w:rsidRPr="00534142">
        <w:rPr>
          <w:rFonts w:ascii="標楷體" w:eastAsia="標楷體" w:hAnsi="標楷體" w:cs="Times New Roman" w:hint="eastAsia"/>
          <w:color w:val="000000"/>
          <w:rPrChange w:id="455" w:author="U3" w:date="2026-07-03T14:07:00Z" w16du:dateUtc="2026-07-03T06:07:00Z">
            <w:rPr>
              <w:rFonts w:ascii="Times New Roman" w:eastAsia="標楷體-繁" w:hAnsi="Times New Roman" w:cs="Times New Roman" w:hint="eastAsia"/>
              <w:color w:val="000000"/>
            </w:rPr>
          </w:rPrChange>
        </w:rPr>
        <w:t>ㄧ</w:t>
      </w:r>
      <w:proofErr w:type="gramEnd"/>
      <w:r w:rsidRPr="00534142">
        <w:rPr>
          <w:rFonts w:ascii="標楷體" w:eastAsia="標楷體" w:hAnsi="標楷體" w:cs="Times New Roman" w:hint="eastAsia"/>
          <w:color w:val="000000"/>
          <w:rPrChange w:id="456" w:author="U3" w:date="2026-07-03T14:07:00Z" w16du:dateUtc="2026-07-03T06:07:00Z">
            <w:rPr>
              <w:rFonts w:ascii="Times New Roman" w:eastAsia="標楷體-繁" w:hAnsi="Times New Roman" w:cs="Times New Roman" w:hint="eastAsia"/>
              <w:color w:val="000000"/>
            </w:rPr>
          </w:rPrChange>
        </w:rPr>
        <w:t>方是否確實收受（包括拒收），</w:t>
      </w:r>
      <w:proofErr w:type="gramStart"/>
      <w:r w:rsidRPr="00534142">
        <w:rPr>
          <w:rFonts w:ascii="標楷體" w:eastAsia="標楷體" w:hAnsi="標楷體" w:cs="Times New Roman" w:hint="eastAsia"/>
          <w:color w:val="000000"/>
          <w:rPrChange w:id="457" w:author="U3" w:date="2026-07-03T14:07:00Z" w16du:dateUtc="2026-07-03T06:07:00Z">
            <w:rPr>
              <w:rFonts w:ascii="Times New Roman" w:eastAsia="標楷體-繁" w:hAnsi="Times New Roman" w:cs="Times New Roman" w:hint="eastAsia"/>
              <w:color w:val="000000"/>
            </w:rPr>
          </w:rPrChange>
        </w:rPr>
        <w:t>均生送達</w:t>
      </w:r>
      <w:proofErr w:type="gramEnd"/>
      <w:r w:rsidRPr="00534142">
        <w:rPr>
          <w:rFonts w:ascii="標楷體" w:eastAsia="標楷體" w:hAnsi="標楷體" w:cs="Times New Roman" w:hint="eastAsia"/>
          <w:color w:val="000000"/>
          <w:rPrChange w:id="458" w:author="U3" w:date="2026-07-03T14:07:00Z" w16du:dateUtc="2026-07-03T06:07:00Z">
            <w:rPr>
              <w:rFonts w:ascii="Times New Roman" w:eastAsia="標楷體-繁" w:hAnsi="Times New Roman" w:cs="Times New Roman" w:hint="eastAsia"/>
              <w:color w:val="000000"/>
            </w:rPr>
          </w:rPrChange>
        </w:rPr>
        <w:t>之效力。</w:t>
      </w:r>
    </w:p>
    <w:p w14:paraId="00000046" w14:textId="77777777" w:rsidR="004645F8" w:rsidRPr="00534142"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Change w:id="459" w:author="U3" w:date="2026-07-03T14:07:00Z" w16du:dateUtc="2026-07-03T06:07:00Z">
            <w:rPr>
              <w:rFonts w:ascii="Times New Roman" w:eastAsia="標楷體-繁" w:hAnsi="Times New Roman" w:cs="Times New Roman"/>
              <w:color w:val="000000"/>
            </w:rPr>
          </w:rPrChange>
        </w:rPr>
      </w:pPr>
    </w:p>
    <w:p w14:paraId="00000047" w14:textId="3C80B612" w:rsidR="004645F8" w:rsidRPr="00534142"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Change w:id="460"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461" w:author="U3" w:date="2026-07-03T14:07:00Z" w16du:dateUtc="2026-07-03T06:07:00Z">
            <w:rPr>
              <w:rFonts w:ascii="Times New Roman" w:eastAsia="標楷體-繁" w:hAnsi="Times New Roman" w:cs="Times New Roman" w:hint="eastAsia"/>
              <w:color w:val="000000"/>
            </w:rPr>
          </w:rPrChange>
        </w:rPr>
        <w:t>契約分存</w:t>
      </w:r>
    </w:p>
    <w:p w14:paraId="00000048" w14:textId="623D7887" w:rsidR="004645F8" w:rsidRPr="00534142" w:rsidRDefault="00F77B39">
      <w:pPr>
        <w:pBdr>
          <w:top w:val="nil"/>
          <w:left w:val="nil"/>
          <w:bottom w:val="nil"/>
          <w:right w:val="nil"/>
          <w:between w:val="nil"/>
        </w:pBdr>
        <w:spacing w:line="420" w:lineRule="auto"/>
        <w:ind w:left="993"/>
        <w:jc w:val="both"/>
        <w:rPr>
          <w:rFonts w:ascii="標楷體" w:eastAsia="標楷體" w:hAnsi="標楷體" w:cs="Times New Roman"/>
          <w:color w:val="000000"/>
          <w:rPrChange w:id="462"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463" w:author="U3" w:date="2026-07-03T14:07:00Z" w16du:dateUtc="2026-07-03T06:07:00Z">
            <w:rPr>
              <w:rFonts w:ascii="Times New Roman" w:eastAsia="標楷體-繁" w:hAnsi="Times New Roman" w:cs="Times New Roman" w:hint="eastAsia"/>
              <w:color w:val="000000"/>
            </w:rPr>
          </w:rPrChange>
        </w:rPr>
        <w:t>本契約正本</w:t>
      </w:r>
      <w:proofErr w:type="gramStart"/>
      <w:r w:rsidRPr="00534142">
        <w:rPr>
          <w:rFonts w:ascii="標楷體" w:eastAsia="標楷體" w:hAnsi="標楷體" w:cs="Times New Roman" w:hint="eastAsia"/>
          <w:color w:val="000000"/>
          <w:rPrChange w:id="464" w:author="U3" w:date="2026-07-03T14:07:00Z" w16du:dateUtc="2026-07-03T06:07:00Z">
            <w:rPr>
              <w:rFonts w:ascii="Times New Roman" w:eastAsia="標楷體-繁" w:hAnsi="Times New Roman" w:cs="Times New Roman" w:hint="eastAsia"/>
              <w:color w:val="000000"/>
            </w:rPr>
          </w:rPrChange>
        </w:rPr>
        <w:t>壹式貳份</w:t>
      </w:r>
      <w:proofErr w:type="gramEnd"/>
      <w:r w:rsidRPr="00534142">
        <w:rPr>
          <w:rFonts w:ascii="標楷體" w:eastAsia="標楷體" w:hAnsi="標楷體" w:cs="Times New Roman" w:hint="eastAsia"/>
          <w:color w:val="000000"/>
          <w:rPrChange w:id="465" w:author="U3" w:date="2026-07-03T14:07:00Z" w16du:dateUtc="2026-07-03T06:07:00Z">
            <w:rPr>
              <w:rFonts w:ascii="Times New Roman" w:eastAsia="標楷體-繁" w:hAnsi="Times New Roman" w:cs="Times New Roman" w:hint="eastAsia"/>
              <w:color w:val="000000"/>
            </w:rPr>
          </w:rPrChange>
        </w:rPr>
        <w:t>，由甲乙雙方各</w:t>
      </w:r>
      <w:proofErr w:type="gramStart"/>
      <w:r w:rsidRPr="00534142">
        <w:rPr>
          <w:rFonts w:ascii="標楷體" w:eastAsia="標楷體" w:hAnsi="標楷體" w:cs="Times New Roman" w:hint="eastAsia"/>
          <w:color w:val="000000"/>
          <w:rPrChange w:id="466" w:author="U3" w:date="2026-07-03T14:07:00Z" w16du:dateUtc="2026-07-03T06:07:00Z">
            <w:rPr>
              <w:rFonts w:ascii="Times New Roman" w:eastAsia="標楷體-繁" w:hAnsi="Times New Roman" w:cs="Times New Roman" w:hint="eastAsia"/>
              <w:color w:val="000000"/>
            </w:rPr>
          </w:rPrChange>
        </w:rPr>
        <w:t>執壹份</w:t>
      </w:r>
      <w:proofErr w:type="gramEnd"/>
      <w:r w:rsidRPr="00534142">
        <w:rPr>
          <w:rFonts w:ascii="標楷體" w:eastAsia="標楷體" w:hAnsi="標楷體" w:cs="Times New Roman" w:hint="eastAsia"/>
          <w:color w:val="000000"/>
          <w:rPrChange w:id="467" w:author="U3" w:date="2026-07-03T14:07:00Z" w16du:dateUtc="2026-07-03T06:07:00Z">
            <w:rPr>
              <w:rFonts w:ascii="Times New Roman" w:eastAsia="標楷體-繁" w:hAnsi="Times New Roman" w:cs="Times New Roman" w:hint="eastAsia"/>
              <w:color w:val="000000"/>
            </w:rPr>
          </w:rPrChange>
        </w:rPr>
        <w:t>以為憑據，印花自理。</w:t>
      </w:r>
    </w:p>
    <w:p w14:paraId="00000049" w14:textId="0764B408" w:rsidR="004645F8" w:rsidRPr="00534142" w:rsidRDefault="00F77B39">
      <w:pPr>
        <w:pBdr>
          <w:top w:val="nil"/>
          <w:left w:val="nil"/>
          <w:bottom w:val="nil"/>
          <w:right w:val="nil"/>
          <w:between w:val="nil"/>
        </w:pBdr>
        <w:spacing w:line="420" w:lineRule="auto"/>
        <w:ind w:left="993"/>
        <w:jc w:val="center"/>
        <w:rPr>
          <w:rFonts w:ascii="標楷體" w:eastAsia="標楷體" w:hAnsi="標楷體" w:cs="Times New Roman"/>
          <w:i/>
          <w:color w:val="000000"/>
          <w:rPrChange w:id="468" w:author="U3" w:date="2026-07-03T14:07:00Z" w16du:dateUtc="2026-07-03T06:07:00Z">
            <w:rPr>
              <w:rFonts w:ascii="Times New Roman" w:eastAsia="標楷體-繁" w:hAnsi="Times New Roman" w:cs="Times New Roman"/>
              <w:i/>
              <w:color w:val="000000"/>
            </w:rPr>
          </w:rPrChange>
        </w:rPr>
      </w:pPr>
      <w:r w:rsidRPr="00534142">
        <w:rPr>
          <w:rFonts w:ascii="標楷體" w:eastAsia="標楷體" w:hAnsi="標楷體" w:cs="Times New Roman" w:hint="eastAsia"/>
          <w:i/>
          <w:color w:val="000000"/>
          <w:rPrChange w:id="469" w:author="U3" w:date="2026-07-03T14:07:00Z" w16du:dateUtc="2026-07-03T06:07:00Z">
            <w:rPr>
              <w:rFonts w:ascii="Times New Roman" w:eastAsia="標楷體-繁" w:hAnsi="Times New Roman" w:cs="Times New Roman" w:hint="eastAsia"/>
              <w:i/>
              <w:color w:val="000000"/>
            </w:rPr>
          </w:rPrChange>
        </w:rPr>
        <w:t>（簽名頁如後）</w:t>
      </w:r>
    </w:p>
    <w:p w14:paraId="0000004C" w14:textId="35B6D574" w:rsidR="004645F8" w:rsidRPr="00534142" w:rsidRDefault="00F77B39" w:rsidP="007A5B72">
      <w:pPr>
        <w:spacing w:line="420" w:lineRule="auto"/>
        <w:rPr>
          <w:rFonts w:ascii="標楷體" w:eastAsia="標楷體" w:hAnsi="標楷體" w:cs="Times New Roman"/>
          <w:b/>
          <w:color w:val="000000"/>
          <w:sz w:val="44"/>
          <w:szCs w:val="44"/>
          <w:rPrChange w:id="470" w:author="U3" w:date="2026-07-03T14:07:00Z" w16du:dateUtc="2026-07-03T06:07:00Z">
            <w:rPr>
              <w:rFonts w:ascii="Times New Roman" w:eastAsia="標楷體-繁" w:hAnsi="Times New Roman" w:cs="Times New Roman"/>
              <w:b/>
              <w:color w:val="000000"/>
              <w:sz w:val="44"/>
              <w:szCs w:val="44"/>
            </w:rPr>
          </w:rPrChange>
        </w:rPr>
      </w:pPr>
      <w:r w:rsidRPr="00534142">
        <w:rPr>
          <w:rFonts w:ascii="標楷體" w:eastAsia="標楷體" w:hAnsi="標楷體" w:cs="Times New Roman"/>
          <w:rPrChange w:id="471" w:author="U3" w:date="2026-07-03T14:07:00Z" w16du:dateUtc="2026-07-03T06:07:00Z">
            <w:rPr>
              <w:rFonts w:ascii="Times New Roman" w:eastAsia="標楷體-繁" w:hAnsi="Times New Roman" w:cs="Times New Roman"/>
            </w:rPr>
          </w:rPrChange>
        </w:rPr>
        <w:br w:type="page"/>
      </w:r>
      <w:r w:rsidRPr="00534142">
        <w:rPr>
          <w:rFonts w:ascii="標楷體" w:eastAsia="標楷體" w:hAnsi="標楷體" w:cs="Times New Roman" w:hint="eastAsia"/>
          <w:b/>
          <w:color w:val="000000"/>
          <w:rPrChange w:id="472" w:author="U3" w:date="2026-07-03T14:07:00Z" w16du:dateUtc="2026-07-03T06:07:00Z">
            <w:rPr>
              <w:rFonts w:ascii="Times New Roman" w:eastAsia="標楷體-繁" w:hAnsi="Times New Roman" w:cs="Times New Roman" w:hint="eastAsia"/>
              <w:b/>
              <w:color w:val="000000"/>
            </w:rPr>
          </w:rPrChange>
        </w:rPr>
        <w:lastRenderedPageBreak/>
        <w:t>立契約書人</w:t>
      </w:r>
    </w:p>
    <w:p w14:paraId="0000004D" w14:textId="77777777" w:rsidR="004645F8" w:rsidRPr="00534142" w:rsidRDefault="004645F8">
      <w:pPr>
        <w:spacing w:line="420" w:lineRule="auto"/>
        <w:jc w:val="both"/>
        <w:rPr>
          <w:rFonts w:ascii="標楷體" w:eastAsia="標楷體" w:hAnsi="標楷體" w:cs="Times New Roman"/>
          <w:color w:val="000000"/>
          <w:rPrChange w:id="473" w:author="U3" w:date="2026-07-03T14:07:00Z" w16du:dateUtc="2026-07-03T06:07:00Z">
            <w:rPr>
              <w:rFonts w:ascii="Times New Roman" w:eastAsia="標楷體-繁" w:hAnsi="Times New Roman" w:cs="Times New Roman"/>
              <w:color w:val="000000"/>
            </w:rPr>
          </w:rPrChange>
        </w:rPr>
      </w:pPr>
    </w:p>
    <w:p w14:paraId="6900F215" w14:textId="587A0571" w:rsidR="00DF0435" w:rsidRPr="00534142" w:rsidRDefault="00DF0435" w:rsidP="00DF0435">
      <w:pPr>
        <w:spacing w:line="420" w:lineRule="auto"/>
        <w:ind w:left="425"/>
        <w:jc w:val="both"/>
        <w:rPr>
          <w:rFonts w:ascii="標楷體" w:eastAsia="標楷體" w:hAnsi="標楷體" w:cs="Times New Roman"/>
          <w:color w:val="000000"/>
          <w:rPrChange w:id="474"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475" w:author="U3" w:date="2026-07-03T14:07:00Z" w16du:dateUtc="2026-07-03T06:07:00Z">
            <w:rPr>
              <w:rFonts w:ascii="Times New Roman" w:eastAsia="標楷體-繁" w:hAnsi="Times New Roman" w:cs="Times New Roman" w:hint="eastAsia"/>
              <w:color w:val="000000"/>
            </w:rPr>
          </w:rPrChange>
        </w:rPr>
        <w:t>甲方名稱：</w:t>
      </w:r>
      <w:ins w:id="476" w:author="U3" w:date="2026-07-03T16:33:00Z" w16du:dateUtc="2026-07-03T08:33:00Z">
        <w:r w:rsidR="003A0B2E">
          <w:rPr>
            <w:rFonts w:ascii="標楷體" w:eastAsia="標楷體" w:hAnsi="標楷體" w:cs="Times New Roman" w:hint="eastAsia"/>
            <w:color w:val="000000"/>
          </w:rPr>
          <w:t>志昌資產管理</w:t>
        </w:r>
      </w:ins>
      <w:del w:id="477" w:author="U3" w:date="2026-07-03T16:32:00Z" w16du:dateUtc="2026-07-03T08:32:00Z">
        <w:r w:rsidR="00B40AF3" w:rsidRPr="00534142" w:rsidDel="003A0B2E">
          <w:rPr>
            <w:rFonts w:ascii="標楷體" w:eastAsia="標楷體" w:hAnsi="標楷體" w:cs="Times New Roman" w:hint="eastAsia"/>
            <w:color w:val="000000"/>
            <w:rPrChange w:id="478" w:author="U3" w:date="2026-07-03T14:07:00Z" w16du:dateUtc="2026-07-03T06:07:00Z">
              <w:rPr>
                <w:rFonts w:ascii="Times New Roman" w:eastAsia="標楷體-繁" w:hAnsi="Times New Roman" w:cs="Times New Roman" w:hint="eastAsia"/>
                <w:color w:val="000000"/>
              </w:rPr>
            </w:rPrChange>
          </w:rPr>
          <w:delText>毅源開發</w:delText>
        </w:r>
      </w:del>
      <w:r w:rsidR="00B40AF3" w:rsidRPr="00534142">
        <w:rPr>
          <w:rFonts w:ascii="標楷體" w:eastAsia="標楷體" w:hAnsi="標楷體" w:cs="Times New Roman" w:hint="eastAsia"/>
          <w:color w:val="000000"/>
          <w:rPrChange w:id="479" w:author="U3" w:date="2026-07-03T14:07:00Z" w16du:dateUtc="2026-07-03T06:07:00Z">
            <w:rPr>
              <w:rFonts w:ascii="Times New Roman" w:eastAsia="標楷體-繁" w:hAnsi="Times New Roman" w:cs="Times New Roman" w:hint="eastAsia"/>
              <w:color w:val="000000"/>
            </w:rPr>
          </w:rPrChange>
        </w:rPr>
        <w:t>股份有限公司</w:t>
      </w:r>
    </w:p>
    <w:p w14:paraId="64540125" w14:textId="329C07E9" w:rsidR="00DF0435" w:rsidRPr="00534142" w:rsidRDefault="00DF0435" w:rsidP="00DF0435">
      <w:pPr>
        <w:spacing w:line="420" w:lineRule="auto"/>
        <w:ind w:left="425"/>
        <w:jc w:val="both"/>
        <w:rPr>
          <w:rFonts w:ascii="標楷體" w:eastAsia="標楷體" w:hAnsi="標楷體" w:cs="Times New Roman"/>
          <w:color w:val="000000"/>
          <w:rPrChange w:id="480"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481" w:author="U3" w:date="2026-07-03T14:07:00Z" w16du:dateUtc="2026-07-03T06:07:00Z">
            <w:rPr>
              <w:rFonts w:ascii="Times New Roman" w:eastAsia="標楷體-繁" w:hAnsi="Times New Roman" w:cs="Times New Roman" w:hint="eastAsia"/>
              <w:color w:val="000000"/>
            </w:rPr>
          </w:rPrChange>
        </w:rPr>
        <w:t>代表人：</w:t>
      </w:r>
      <w:proofErr w:type="gramStart"/>
      <w:ins w:id="482" w:author="U3" w:date="2026-07-03T16:33:00Z" w16du:dateUtc="2026-07-03T08:33:00Z">
        <w:r w:rsidR="003A0B2E">
          <w:rPr>
            <w:rFonts w:ascii="標楷體" w:eastAsia="標楷體" w:hAnsi="標楷體" w:cs="Times New Roman" w:hint="eastAsia"/>
            <w:color w:val="000000"/>
          </w:rPr>
          <w:t>連偉策</w:t>
        </w:r>
      </w:ins>
      <w:proofErr w:type="gramEnd"/>
      <w:del w:id="483" w:author="U3" w:date="2026-07-03T16:33:00Z" w16du:dateUtc="2026-07-03T08:33:00Z">
        <w:r w:rsidR="004F0047" w:rsidRPr="00534142" w:rsidDel="003A0B2E">
          <w:rPr>
            <w:rFonts w:ascii="標楷體" w:eastAsia="標楷體" w:hAnsi="標楷體" w:cs="Times New Roman" w:hint="eastAsia"/>
            <w:color w:val="000000"/>
            <w:rPrChange w:id="484" w:author="U3" w:date="2026-07-03T14:07:00Z" w16du:dateUtc="2026-07-03T06:07:00Z">
              <w:rPr>
                <w:rFonts w:ascii="Times New Roman" w:eastAsia="標楷體-繁" w:hAnsi="Times New Roman" w:cs="Times New Roman" w:hint="eastAsia"/>
                <w:color w:val="000000"/>
              </w:rPr>
            </w:rPrChange>
          </w:rPr>
          <w:delText>吳品毅</w:delText>
        </w:r>
      </w:del>
    </w:p>
    <w:p w14:paraId="3687298B" w14:textId="453E76C8" w:rsidR="00DF0435" w:rsidRPr="00534142" w:rsidRDefault="00DF0435" w:rsidP="00E2691A">
      <w:pPr>
        <w:spacing w:line="420" w:lineRule="auto"/>
        <w:ind w:left="425"/>
        <w:jc w:val="both"/>
        <w:rPr>
          <w:rFonts w:ascii="標楷體" w:eastAsia="標楷體" w:hAnsi="標楷體" w:cs="Times New Roman"/>
          <w:color w:val="000000"/>
          <w:rPrChange w:id="485"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486" w:author="U3" w:date="2026-07-03T14:07:00Z" w16du:dateUtc="2026-07-03T06:07:00Z">
            <w:rPr>
              <w:rFonts w:ascii="Times New Roman" w:eastAsia="標楷體-繁" w:hAnsi="Times New Roman" w:cs="Times New Roman" w:hint="eastAsia"/>
              <w:color w:val="000000"/>
            </w:rPr>
          </w:rPrChange>
        </w:rPr>
        <w:t>統</w:t>
      </w:r>
      <w:r w:rsidR="000A446B" w:rsidRPr="00534142">
        <w:rPr>
          <w:rFonts w:ascii="標楷體" w:eastAsia="標楷體" w:hAnsi="標楷體" w:cs="Times New Roman" w:hint="eastAsia"/>
          <w:color w:val="000000"/>
          <w:rPrChange w:id="487" w:author="U3" w:date="2026-07-03T14:07:00Z" w16du:dateUtc="2026-07-03T06:07:00Z">
            <w:rPr>
              <w:rFonts w:ascii="Times New Roman" w:eastAsia="標楷體-繁" w:hAnsi="Times New Roman" w:cs="Times New Roman" w:hint="eastAsia"/>
              <w:color w:val="000000"/>
            </w:rPr>
          </w:rPrChange>
        </w:rPr>
        <w:t>一</w:t>
      </w:r>
      <w:r w:rsidRPr="00534142">
        <w:rPr>
          <w:rFonts w:ascii="標楷體" w:eastAsia="標楷體" w:hAnsi="標楷體" w:cs="Times New Roman" w:hint="eastAsia"/>
          <w:color w:val="000000"/>
          <w:rPrChange w:id="488" w:author="U3" w:date="2026-07-03T14:07:00Z" w16du:dateUtc="2026-07-03T06:07:00Z">
            <w:rPr>
              <w:rFonts w:ascii="Times New Roman" w:eastAsia="標楷體-繁" w:hAnsi="Times New Roman" w:cs="Times New Roman" w:hint="eastAsia"/>
              <w:color w:val="000000"/>
            </w:rPr>
          </w:rPrChange>
        </w:rPr>
        <w:t>編</w:t>
      </w:r>
      <w:r w:rsidR="000A446B" w:rsidRPr="00534142">
        <w:rPr>
          <w:rFonts w:ascii="標楷體" w:eastAsia="標楷體" w:hAnsi="標楷體" w:cs="Times New Roman" w:hint="eastAsia"/>
          <w:color w:val="000000"/>
          <w:rPrChange w:id="489" w:author="U3" w:date="2026-07-03T14:07:00Z" w16du:dateUtc="2026-07-03T06:07:00Z">
            <w:rPr>
              <w:rFonts w:ascii="Times New Roman" w:eastAsia="標楷體-繁" w:hAnsi="Times New Roman" w:cs="Times New Roman" w:hint="eastAsia"/>
              <w:color w:val="000000"/>
            </w:rPr>
          </w:rPrChange>
        </w:rPr>
        <w:t>號</w:t>
      </w:r>
      <w:r w:rsidRPr="00534142">
        <w:rPr>
          <w:rFonts w:ascii="標楷體" w:eastAsia="標楷體" w:hAnsi="標楷體" w:cs="Times New Roman" w:hint="eastAsia"/>
          <w:color w:val="000000"/>
          <w:rPrChange w:id="490" w:author="U3" w:date="2026-07-03T14:07:00Z" w16du:dateUtc="2026-07-03T06:07:00Z">
            <w:rPr>
              <w:rFonts w:ascii="Times New Roman" w:eastAsia="標楷體-繁" w:hAnsi="Times New Roman" w:cs="Times New Roman" w:hint="eastAsia"/>
              <w:color w:val="000000"/>
            </w:rPr>
          </w:rPrChange>
        </w:rPr>
        <w:t>：</w:t>
      </w:r>
      <w:ins w:id="491" w:author="U3" w:date="2026-07-03T16:33:00Z" w16du:dateUtc="2026-07-03T08:33:00Z">
        <w:r w:rsidR="003A0B2E">
          <w:rPr>
            <w:rFonts w:ascii="標楷體" w:eastAsia="標楷體" w:hAnsi="標楷體" w:cs="Times New Roman" w:hint="eastAsia"/>
            <w:color w:val="000000"/>
          </w:rPr>
          <w:t>90634048</w:t>
        </w:r>
      </w:ins>
      <w:del w:id="492" w:author="U3" w:date="2026-07-03T16:33:00Z" w16du:dateUtc="2026-07-03T08:33:00Z">
        <w:r w:rsidR="003D4FFB" w:rsidRPr="00534142" w:rsidDel="003A0B2E">
          <w:rPr>
            <w:rFonts w:ascii="標楷體" w:eastAsia="標楷體" w:hAnsi="標楷體" w:cs="Times New Roman"/>
            <w:color w:val="000000"/>
            <w:rPrChange w:id="493" w:author="U3" w:date="2026-07-03T14:07:00Z" w16du:dateUtc="2026-07-03T06:07:00Z">
              <w:rPr>
                <w:rFonts w:ascii="Times New Roman" w:eastAsia="標楷體-繁" w:hAnsi="Times New Roman" w:cs="Times New Roman"/>
                <w:color w:val="000000"/>
              </w:rPr>
            </w:rPrChange>
          </w:rPr>
          <w:delText>62204330</w:delText>
        </w:r>
      </w:del>
    </w:p>
    <w:p w14:paraId="44D12F28" w14:textId="7D9BBF88" w:rsidR="004E3A81" w:rsidRPr="00534142" w:rsidRDefault="00DF0435" w:rsidP="00AD4C74">
      <w:pPr>
        <w:spacing w:line="420" w:lineRule="auto"/>
        <w:ind w:left="425"/>
        <w:jc w:val="both"/>
        <w:rPr>
          <w:rFonts w:ascii="標楷體" w:eastAsia="標楷體" w:hAnsi="標楷體" w:cs="Times New Roman"/>
          <w:color w:val="000000"/>
          <w:rPrChange w:id="494"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495" w:author="U3" w:date="2026-07-03T14:07:00Z" w16du:dateUtc="2026-07-03T06:07:00Z">
            <w:rPr>
              <w:rFonts w:ascii="Times New Roman" w:eastAsia="標楷體-繁" w:hAnsi="Times New Roman" w:cs="Times New Roman" w:hint="eastAsia"/>
              <w:color w:val="000000"/>
            </w:rPr>
          </w:rPrChange>
        </w:rPr>
        <w:t>地址：</w:t>
      </w:r>
      <w:r w:rsidR="00FF0439" w:rsidRPr="00534142">
        <w:rPr>
          <w:rFonts w:ascii="標楷體" w:eastAsia="標楷體" w:hAnsi="標楷體" w:cs="Times New Roman" w:hint="eastAsia"/>
          <w:color w:val="000000"/>
          <w:rPrChange w:id="496" w:author="U3" w:date="2026-07-03T14:07:00Z" w16du:dateUtc="2026-07-03T06:07:00Z">
            <w:rPr>
              <w:rFonts w:ascii="Times New Roman" w:eastAsia="標楷體-繁" w:hAnsi="Times New Roman" w:cs="Times New Roman" w:hint="eastAsia"/>
              <w:color w:val="000000"/>
            </w:rPr>
          </w:rPrChange>
        </w:rPr>
        <w:t>臺北市</w:t>
      </w:r>
      <w:del w:id="497" w:author="U3" w:date="2026-07-03T16:33:00Z" w16du:dateUtc="2026-07-03T08:33:00Z">
        <w:r w:rsidR="00FF0439" w:rsidRPr="00534142" w:rsidDel="003A0B2E">
          <w:rPr>
            <w:rFonts w:ascii="標楷體" w:eastAsia="標楷體" w:hAnsi="標楷體" w:cs="Times New Roman" w:hint="eastAsia"/>
            <w:color w:val="000000"/>
            <w:rPrChange w:id="498" w:author="U3" w:date="2026-07-03T14:07:00Z" w16du:dateUtc="2026-07-03T06:07:00Z">
              <w:rPr>
                <w:rFonts w:ascii="Times New Roman" w:eastAsia="標楷體-繁" w:hAnsi="Times New Roman" w:cs="Times New Roman" w:hint="eastAsia"/>
                <w:color w:val="000000"/>
              </w:rPr>
            </w:rPrChange>
          </w:rPr>
          <w:delText>松山區寶清街</w:delText>
        </w:r>
        <w:r w:rsidR="00FF0439" w:rsidRPr="00534142" w:rsidDel="003A0B2E">
          <w:rPr>
            <w:rFonts w:ascii="標楷體" w:eastAsia="標楷體" w:hAnsi="標楷體" w:cs="Times New Roman"/>
            <w:color w:val="000000"/>
            <w:rPrChange w:id="499" w:author="U3" w:date="2026-07-03T14:07:00Z" w16du:dateUtc="2026-07-03T06:07:00Z">
              <w:rPr>
                <w:rFonts w:ascii="Times New Roman" w:eastAsia="標楷體-繁" w:hAnsi="Times New Roman" w:cs="Times New Roman"/>
                <w:color w:val="000000"/>
              </w:rPr>
            </w:rPrChange>
          </w:rPr>
          <w:delText>21</w:delText>
        </w:r>
        <w:r w:rsidR="00FF0439" w:rsidRPr="00534142" w:rsidDel="003A0B2E">
          <w:rPr>
            <w:rFonts w:ascii="標楷體" w:eastAsia="標楷體" w:hAnsi="標楷體" w:cs="Times New Roman" w:hint="eastAsia"/>
            <w:color w:val="000000"/>
            <w:rPrChange w:id="500" w:author="U3" w:date="2026-07-03T14:07:00Z" w16du:dateUtc="2026-07-03T06:07:00Z">
              <w:rPr>
                <w:rFonts w:ascii="Times New Roman" w:eastAsia="標楷體-繁" w:hAnsi="Times New Roman" w:cs="Times New Roman" w:hint="eastAsia"/>
                <w:color w:val="000000"/>
              </w:rPr>
            </w:rPrChange>
          </w:rPr>
          <w:delText>號</w:delText>
        </w:r>
        <w:r w:rsidR="00FF0439" w:rsidRPr="00534142" w:rsidDel="003A0B2E">
          <w:rPr>
            <w:rFonts w:ascii="標楷體" w:eastAsia="標楷體" w:hAnsi="標楷體" w:cs="Times New Roman"/>
            <w:color w:val="000000"/>
            <w:rPrChange w:id="501" w:author="U3" w:date="2026-07-03T14:07:00Z" w16du:dateUtc="2026-07-03T06:07:00Z">
              <w:rPr>
                <w:rFonts w:ascii="Times New Roman" w:eastAsia="標楷體-繁" w:hAnsi="Times New Roman" w:cs="Times New Roman"/>
                <w:color w:val="000000"/>
              </w:rPr>
            </w:rPrChange>
          </w:rPr>
          <w:delText>4</w:delText>
        </w:r>
        <w:r w:rsidR="00FF0439" w:rsidRPr="00534142" w:rsidDel="003A0B2E">
          <w:rPr>
            <w:rFonts w:ascii="標楷體" w:eastAsia="標楷體" w:hAnsi="標楷體" w:cs="Times New Roman" w:hint="eastAsia"/>
            <w:color w:val="000000"/>
            <w:rPrChange w:id="502" w:author="U3" w:date="2026-07-03T14:07:00Z" w16du:dateUtc="2026-07-03T06:07:00Z">
              <w:rPr>
                <w:rFonts w:ascii="Times New Roman" w:eastAsia="標楷體-繁" w:hAnsi="Times New Roman" w:cs="Times New Roman" w:hint="eastAsia"/>
                <w:color w:val="000000"/>
              </w:rPr>
            </w:rPrChange>
          </w:rPr>
          <w:delText>樓之</w:delText>
        </w:r>
        <w:r w:rsidR="00FF0439" w:rsidRPr="00534142" w:rsidDel="003A0B2E">
          <w:rPr>
            <w:rFonts w:ascii="標楷體" w:eastAsia="標楷體" w:hAnsi="標楷體" w:cs="Times New Roman"/>
            <w:color w:val="000000"/>
            <w:rPrChange w:id="503" w:author="U3" w:date="2026-07-03T14:07:00Z" w16du:dateUtc="2026-07-03T06:07:00Z">
              <w:rPr>
                <w:rFonts w:ascii="Times New Roman" w:eastAsia="標楷體-繁" w:hAnsi="Times New Roman" w:cs="Times New Roman"/>
                <w:color w:val="000000"/>
              </w:rPr>
            </w:rPrChange>
          </w:rPr>
          <w:delText>1</w:delText>
        </w:r>
      </w:del>
      <w:ins w:id="504" w:author="U3" w:date="2026-07-03T16:33:00Z" w16du:dateUtc="2026-07-03T08:33:00Z">
        <w:r w:rsidR="003A0B2E">
          <w:rPr>
            <w:rFonts w:ascii="標楷體" w:eastAsia="標楷體" w:hAnsi="標楷體" w:cs="Times New Roman" w:hint="eastAsia"/>
            <w:color w:val="000000"/>
          </w:rPr>
          <w:t>中山區長安東路二段80號10樓之1</w:t>
        </w:r>
      </w:ins>
    </w:p>
    <w:p w14:paraId="326CC660" w14:textId="4F402FA7" w:rsidR="00AD4C74" w:rsidRPr="00534142" w:rsidRDefault="00AD4C74" w:rsidP="002057A8">
      <w:pPr>
        <w:spacing w:line="420" w:lineRule="auto"/>
        <w:ind w:left="425"/>
        <w:jc w:val="both"/>
        <w:rPr>
          <w:rFonts w:ascii="標楷體" w:eastAsia="標楷體" w:hAnsi="標楷體" w:cs="Times New Roman"/>
          <w:color w:val="000000"/>
          <w:rPrChange w:id="505"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506" w:author="U3" w:date="2026-07-03T14:07:00Z" w16du:dateUtc="2026-07-03T06:07:00Z">
            <w:rPr>
              <w:rFonts w:ascii="Times New Roman" w:eastAsia="標楷體-繁" w:hAnsi="Times New Roman" w:cs="Times New Roman" w:hint="eastAsia"/>
              <w:color w:val="000000"/>
            </w:rPr>
          </w:rPrChange>
        </w:rPr>
        <w:t>電子郵件：</w:t>
      </w:r>
      <w:r w:rsidR="002100BF" w:rsidRPr="002100BF">
        <w:rPr>
          <w:rFonts w:ascii="標楷體" w:eastAsia="標楷體" w:hAnsi="標楷體" w:cs="Times New Roman"/>
          <w:color w:val="000000"/>
        </w:rPr>
        <w:t>sevice@zcasset.com.tw</w:t>
      </w:r>
      <w:r w:rsidR="002100BF" w:rsidRPr="00534142">
        <w:rPr>
          <w:rFonts w:ascii="標楷體" w:eastAsia="標楷體" w:hAnsi="標楷體" w:cs="Times New Roman"/>
          <w:color w:val="000000"/>
          <w:rPrChange w:id="507" w:author="U3" w:date="2026-07-03T14:07:00Z" w16du:dateUtc="2026-07-03T06:07:00Z">
            <w:rPr>
              <w:rFonts w:ascii="標楷體" w:eastAsia="標楷體" w:hAnsi="標楷體" w:cs="Times New Roman"/>
              <w:color w:val="000000"/>
            </w:rPr>
          </w:rPrChange>
        </w:rPr>
        <w:t xml:space="preserve"> </w:t>
      </w:r>
    </w:p>
    <w:p w14:paraId="1B9A02E7" w14:textId="77777777" w:rsidR="002057A8" w:rsidRPr="003A0B2E" w:rsidRDefault="002057A8" w:rsidP="002057A8">
      <w:pPr>
        <w:spacing w:line="420" w:lineRule="auto"/>
        <w:ind w:left="425"/>
        <w:jc w:val="both"/>
        <w:rPr>
          <w:rFonts w:ascii="標楷體" w:eastAsia="標楷體" w:hAnsi="標楷體" w:cs="Times New Roman"/>
          <w:color w:val="000000"/>
          <w:rPrChange w:id="508" w:author="U3" w:date="2026-07-03T16:34:00Z" w16du:dateUtc="2026-07-03T08:34:00Z">
            <w:rPr>
              <w:rFonts w:ascii="Times New Roman" w:eastAsia="標楷體-繁" w:hAnsi="Times New Roman" w:cs="Times New Roman"/>
              <w:color w:val="000000"/>
            </w:rPr>
          </w:rPrChange>
        </w:rPr>
      </w:pPr>
    </w:p>
    <w:p w14:paraId="250AC802" w14:textId="77777777" w:rsidR="0010751E" w:rsidRPr="00534142" w:rsidRDefault="0010751E" w:rsidP="0010751E">
      <w:pPr>
        <w:spacing w:line="420" w:lineRule="auto"/>
        <w:ind w:left="425"/>
        <w:jc w:val="both"/>
        <w:rPr>
          <w:rFonts w:ascii="標楷體" w:eastAsia="標楷體" w:hAnsi="標楷體" w:cs="Times New Roman"/>
          <w:color w:val="000000"/>
          <w:rPrChange w:id="509"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510" w:author="U3" w:date="2026-07-03T14:07:00Z" w16du:dateUtc="2026-07-03T06:07:00Z">
            <w:rPr>
              <w:rFonts w:ascii="Times New Roman" w:eastAsia="標楷體-繁" w:hAnsi="Times New Roman" w:cs="Times New Roman" w:hint="eastAsia"/>
              <w:color w:val="000000"/>
            </w:rPr>
          </w:rPrChange>
        </w:rPr>
        <w:t>乙方名稱：</w:t>
      </w:r>
      <w:proofErr w:type="gramStart"/>
      <w:r w:rsidRPr="00534142">
        <w:rPr>
          <w:rFonts w:ascii="標楷體" w:eastAsia="標楷體" w:hAnsi="標楷體" w:cs="Times New Roman" w:hint="eastAsia"/>
          <w:color w:val="000000"/>
          <w:rPrChange w:id="511" w:author="U3" w:date="2026-07-03T14:07:00Z" w16du:dateUtc="2026-07-03T06:07:00Z">
            <w:rPr>
              <w:rFonts w:ascii="Times New Roman" w:eastAsia="標楷體-繁" w:hAnsi="Times New Roman" w:cs="Times New Roman" w:hint="eastAsia"/>
              <w:color w:val="000000"/>
            </w:rPr>
          </w:rPrChange>
        </w:rPr>
        <w:t>悠勢科技</w:t>
      </w:r>
      <w:proofErr w:type="gramEnd"/>
      <w:r w:rsidRPr="00534142">
        <w:rPr>
          <w:rFonts w:ascii="標楷體" w:eastAsia="標楷體" w:hAnsi="標楷體" w:cs="Times New Roman" w:hint="eastAsia"/>
          <w:color w:val="000000"/>
          <w:rPrChange w:id="512" w:author="U3" w:date="2026-07-03T14:07:00Z" w16du:dateUtc="2026-07-03T06:07:00Z">
            <w:rPr>
              <w:rFonts w:ascii="Times New Roman" w:eastAsia="標楷體-繁" w:hAnsi="Times New Roman" w:cs="Times New Roman" w:hint="eastAsia"/>
              <w:color w:val="000000"/>
            </w:rPr>
          </w:rPrChange>
        </w:rPr>
        <w:t>股份有限公司</w:t>
      </w:r>
    </w:p>
    <w:p w14:paraId="29A7B850" w14:textId="77777777" w:rsidR="0010751E" w:rsidRPr="00534142" w:rsidRDefault="0010751E" w:rsidP="0010751E">
      <w:pPr>
        <w:spacing w:line="420" w:lineRule="auto"/>
        <w:ind w:left="425"/>
        <w:jc w:val="both"/>
        <w:rPr>
          <w:rFonts w:ascii="標楷體" w:eastAsia="標楷體" w:hAnsi="標楷體" w:cs="Times New Roman"/>
          <w:color w:val="000000"/>
          <w:rPrChange w:id="513"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514" w:author="U3" w:date="2026-07-03T14:07:00Z" w16du:dateUtc="2026-07-03T06:07:00Z">
            <w:rPr>
              <w:rFonts w:ascii="Times New Roman" w:eastAsia="標楷體-繁" w:hAnsi="Times New Roman" w:cs="Times New Roman" w:hint="eastAsia"/>
              <w:color w:val="000000"/>
            </w:rPr>
          </w:rPrChange>
        </w:rPr>
        <w:t>代表人：宋捷仁</w:t>
      </w:r>
    </w:p>
    <w:p w14:paraId="2256A8C2" w14:textId="1F11119B" w:rsidR="0010751E" w:rsidRPr="00534142" w:rsidRDefault="0010751E" w:rsidP="0010751E">
      <w:pPr>
        <w:spacing w:line="420" w:lineRule="auto"/>
        <w:ind w:left="425"/>
        <w:jc w:val="both"/>
        <w:rPr>
          <w:rFonts w:ascii="標楷體" w:eastAsia="標楷體" w:hAnsi="標楷體" w:cs="Times New Roman"/>
          <w:color w:val="000000"/>
          <w:rPrChange w:id="515"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516" w:author="U3" w:date="2026-07-03T14:07:00Z" w16du:dateUtc="2026-07-03T06:07:00Z">
            <w:rPr>
              <w:rFonts w:ascii="Times New Roman" w:eastAsia="標楷體-繁" w:hAnsi="Times New Roman" w:cs="Times New Roman" w:hint="eastAsia"/>
              <w:color w:val="000000"/>
            </w:rPr>
          </w:rPrChange>
        </w:rPr>
        <w:t>統</w:t>
      </w:r>
      <w:r w:rsidR="00B37A12" w:rsidRPr="00534142">
        <w:rPr>
          <w:rFonts w:ascii="標楷體" w:eastAsia="標楷體" w:hAnsi="標楷體" w:cs="Times New Roman" w:hint="eastAsia"/>
          <w:color w:val="000000"/>
          <w:rPrChange w:id="517" w:author="U3" w:date="2026-07-03T14:07:00Z" w16du:dateUtc="2026-07-03T06:07:00Z">
            <w:rPr>
              <w:rFonts w:ascii="Times New Roman" w:eastAsia="標楷體-繁" w:hAnsi="Times New Roman" w:cs="Times New Roman" w:hint="eastAsia"/>
              <w:color w:val="000000"/>
            </w:rPr>
          </w:rPrChange>
        </w:rPr>
        <w:t>一</w:t>
      </w:r>
      <w:r w:rsidRPr="00534142">
        <w:rPr>
          <w:rFonts w:ascii="標楷體" w:eastAsia="標楷體" w:hAnsi="標楷體" w:cs="Times New Roman" w:hint="eastAsia"/>
          <w:color w:val="000000"/>
          <w:rPrChange w:id="518" w:author="U3" w:date="2026-07-03T14:07:00Z" w16du:dateUtc="2026-07-03T06:07:00Z">
            <w:rPr>
              <w:rFonts w:ascii="Times New Roman" w:eastAsia="標楷體-繁" w:hAnsi="Times New Roman" w:cs="Times New Roman" w:hint="eastAsia"/>
              <w:color w:val="000000"/>
            </w:rPr>
          </w:rPrChange>
        </w:rPr>
        <w:t>編</w:t>
      </w:r>
      <w:r w:rsidR="00B37A12" w:rsidRPr="00534142">
        <w:rPr>
          <w:rFonts w:ascii="標楷體" w:eastAsia="標楷體" w:hAnsi="標楷體" w:cs="Times New Roman" w:hint="eastAsia"/>
          <w:color w:val="000000"/>
          <w:rPrChange w:id="519" w:author="U3" w:date="2026-07-03T14:07:00Z" w16du:dateUtc="2026-07-03T06:07:00Z">
            <w:rPr>
              <w:rFonts w:ascii="Times New Roman" w:eastAsia="標楷體-繁" w:hAnsi="Times New Roman" w:cs="Times New Roman" w:hint="eastAsia"/>
              <w:color w:val="000000"/>
            </w:rPr>
          </w:rPrChange>
        </w:rPr>
        <w:t>號</w:t>
      </w:r>
      <w:r w:rsidRPr="00534142">
        <w:rPr>
          <w:rFonts w:ascii="標楷體" w:eastAsia="標楷體" w:hAnsi="標楷體" w:cs="Times New Roman" w:hint="eastAsia"/>
          <w:color w:val="000000"/>
          <w:rPrChange w:id="520" w:author="U3" w:date="2026-07-03T14:07:00Z" w16du:dateUtc="2026-07-03T06:07:00Z">
            <w:rPr>
              <w:rFonts w:ascii="Times New Roman" w:eastAsia="標楷體-繁" w:hAnsi="Times New Roman" w:cs="Times New Roman" w:hint="eastAsia"/>
              <w:color w:val="000000"/>
            </w:rPr>
          </w:rPrChange>
        </w:rPr>
        <w:t>：</w:t>
      </w:r>
      <w:r w:rsidRPr="00534142">
        <w:rPr>
          <w:rFonts w:ascii="標楷體" w:eastAsia="標楷體" w:hAnsi="標楷體" w:cs="Times New Roman"/>
          <w:color w:val="000000"/>
          <w:rPrChange w:id="521" w:author="U3" w:date="2026-07-03T14:07:00Z" w16du:dateUtc="2026-07-03T06:07:00Z">
            <w:rPr>
              <w:rFonts w:ascii="Times New Roman" w:eastAsia="標楷體-繁" w:hAnsi="Times New Roman" w:cs="Times New Roman"/>
              <w:color w:val="000000"/>
            </w:rPr>
          </w:rPrChange>
        </w:rPr>
        <w:t>52492792</w:t>
      </w:r>
    </w:p>
    <w:p w14:paraId="7194F031" w14:textId="77777777" w:rsidR="0010751E" w:rsidRPr="00534142" w:rsidRDefault="0010751E" w:rsidP="0010751E">
      <w:pPr>
        <w:spacing w:line="420" w:lineRule="auto"/>
        <w:ind w:left="425"/>
        <w:jc w:val="both"/>
        <w:rPr>
          <w:rFonts w:ascii="標楷體" w:eastAsia="標楷體" w:hAnsi="標楷體" w:cs="Times New Roman"/>
          <w:color w:val="000000"/>
          <w:rPrChange w:id="522"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523" w:author="U3" w:date="2026-07-03T14:07:00Z" w16du:dateUtc="2026-07-03T06:07:00Z">
            <w:rPr>
              <w:rFonts w:ascii="Times New Roman" w:eastAsia="標楷體-繁" w:hAnsi="Times New Roman" w:cs="Times New Roman" w:hint="eastAsia"/>
              <w:color w:val="000000"/>
            </w:rPr>
          </w:rPrChange>
        </w:rPr>
        <w:t>聯絡電話：</w:t>
      </w:r>
      <w:r w:rsidRPr="00534142">
        <w:rPr>
          <w:rFonts w:ascii="標楷體" w:eastAsia="標楷體" w:hAnsi="標楷體" w:cs="Times New Roman"/>
          <w:color w:val="000000"/>
          <w:rPrChange w:id="524" w:author="U3" w:date="2026-07-03T14:07:00Z" w16du:dateUtc="2026-07-03T06:07:00Z">
            <w:rPr>
              <w:rFonts w:ascii="Times New Roman" w:eastAsia="標楷體-繁" w:hAnsi="Times New Roman" w:cs="Times New Roman"/>
              <w:color w:val="000000"/>
            </w:rPr>
          </w:rPrChange>
        </w:rPr>
        <w:t>02-7751-8097</w:t>
      </w:r>
    </w:p>
    <w:p w14:paraId="79CF8035" w14:textId="77777777" w:rsidR="0010751E" w:rsidRPr="00534142" w:rsidRDefault="0010751E" w:rsidP="0010751E">
      <w:pPr>
        <w:spacing w:line="420" w:lineRule="auto"/>
        <w:ind w:left="425"/>
        <w:jc w:val="both"/>
        <w:rPr>
          <w:rFonts w:ascii="標楷體" w:eastAsia="標楷體" w:hAnsi="標楷體" w:cs="Times New Roman"/>
          <w:color w:val="000000"/>
          <w:rPrChange w:id="525"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526" w:author="U3" w:date="2026-07-03T14:07:00Z" w16du:dateUtc="2026-07-03T06:07:00Z">
            <w:rPr>
              <w:rFonts w:ascii="Times New Roman" w:eastAsia="標楷體-繁" w:hAnsi="Times New Roman" w:cs="Times New Roman" w:hint="eastAsia"/>
              <w:color w:val="000000"/>
            </w:rPr>
          </w:rPrChange>
        </w:rPr>
        <w:t>地址：臺北市中山區八德路二段</w:t>
      </w:r>
      <w:r w:rsidRPr="00534142">
        <w:rPr>
          <w:rFonts w:ascii="標楷體" w:eastAsia="標楷體" w:hAnsi="標楷體" w:cs="Times New Roman"/>
          <w:color w:val="000000"/>
          <w:rPrChange w:id="527" w:author="U3" w:date="2026-07-03T14:07:00Z" w16du:dateUtc="2026-07-03T06:07:00Z">
            <w:rPr>
              <w:rFonts w:ascii="Times New Roman" w:eastAsia="標楷體-繁" w:hAnsi="Times New Roman" w:cs="Times New Roman"/>
              <w:color w:val="000000"/>
            </w:rPr>
          </w:rPrChange>
        </w:rPr>
        <w:t>232</w:t>
      </w:r>
      <w:r w:rsidRPr="00534142">
        <w:rPr>
          <w:rFonts w:ascii="標楷體" w:eastAsia="標楷體" w:hAnsi="標楷體" w:cs="Times New Roman" w:hint="eastAsia"/>
          <w:color w:val="000000"/>
          <w:rPrChange w:id="528" w:author="U3" w:date="2026-07-03T14:07:00Z" w16du:dateUtc="2026-07-03T06:07:00Z">
            <w:rPr>
              <w:rFonts w:ascii="Times New Roman" w:eastAsia="標楷體-繁" w:hAnsi="Times New Roman" w:cs="Times New Roman" w:hint="eastAsia"/>
              <w:color w:val="000000"/>
            </w:rPr>
          </w:rPrChange>
        </w:rPr>
        <w:t>號</w:t>
      </w:r>
      <w:r w:rsidRPr="00534142">
        <w:rPr>
          <w:rFonts w:ascii="標楷體" w:eastAsia="標楷體" w:hAnsi="標楷體" w:cs="Times New Roman"/>
          <w:color w:val="000000"/>
          <w:rPrChange w:id="529" w:author="U3" w:date="2026-07-03T14:07:00Z" w16du:dateUtc="2026-07-03T06:07:00Z">
            <w:rPr>
              <w:rFonts w:ascii="Times New Roman" w:eastAsia="標楷體-繁" w:hAnsi="Times New Roman" w:cs="Times New Roman"/>
              <w:color w:val="000000"/>
            </w:rPr>
          </w:rPrChange>
        </w:rPr>
        <w:t>9</w:t>
      </w:r>
      <w:r w:rsidRPr="00534142">
        <w:rPr>
          <w:rFonts w:ascii="標楷體" w:eastAsia="標楷體" w:hAnsi="標楷體" w:cs="Times New Roman" w:hint="eastAsia"/>
          <w:color w:val="000000"/>
          <w:rPrChange w:id="530" w:author="U3" w:date="2026-07-03T14:07:00Z" w16du:dateUtc="2026-07-03T06:07:00Z">
            <w:rPr>
              <w:rFonts w:ascii="Times New Roman" w:eastAsia="標楷體-繁" w:hAnsi="Times New Roman" w:cs="Times New Roman" w:hint="eastAsia"/>
              <w:color w:val="000000"/>
            </w:rPr>
          </w:rPrChange>
        </w:rPr>
        <w:t>樓</w:t>
      </w:r>
    </w:p>
    <w:p w14:paraId="28766D90" w14:textId="77777777" w:rsidR="0010751E" w:rsidRPr="00534142" w:rsidRDefault="0010751E" w:rsidP="0010751E">
      <w:pPr>
        <w:spacing w:line="420" w:lineRule="auto"/>
        <w:ind w:left="425"/>
        <w:jc w:val="both"/>
        <w:rPr>
          <w:rFonts w:ascii="標楷體" w:eastAsia="標楷體" w:hAnsi="標楷體" w:cs="Times New Roman"/>
          <w:color w:val="000000"/>
          <w:rPrChange w:id="531" w:author="U3" w:date="2026-07-03T14:07:00Z" w16du:dateUtc="2026-07-03T06:07:00Z">
            <w:rPr>
              <w:rFonts w:ascii="Times New Roman" w:eastAsia="標楷體-繁" w:hAnsi="Times New Roman" w:cs="Times New Roman"/>
              <w:color w:val="000000"/>
            </w:rPr>
          </w:rPrChange>
        </w:rPr>
      </w:pPr>
      <w:r w:rsidRPr="00534142">
        <w:rPr>
          <w:rFonts w:ascii="標楷體" w:eastAsia="標楷體" w:hAnsi="標楷體" w:cs="Times New Roman" w:hint="eastAsia"/>
          <w:color w:val="000000"/>
          <w:rPrChange w:id="532" w:author="U3" w:date="2026-07-03T14:07:00Z" w16du:dateUtc="2026-07-03T06:07:00Z">
            <w:rPr>
              <w:rFonts w:ascii="Times New Roman" w:eastAsia="標楷體-繁" w:hAnsi="Times New Roman" w:cs="Times New Roman" w:hint="eastAsia"/>
              <w:color w:val="000000"/>
            </w:rPr>
          </w:rPrChange>
        </w:rPr>
        <w:t>電子郵件：</w:t>
      </w:r>
      <w:proofErr w:type="spellStart"/>
      <w:r w:rsidRPr="00534142">
        <w:rPr>
          <w:rFonts w:ascii="標楷體" w:eastAsia="標楷體" w:hAnsi="標楷體" w:cs="Times New Roman"/>
          <w:color w:val="000000"/>
          <w:rPrChange w:id="533" w:author="U3" w:date="2026-07-03T14:07:00Z" w16du:dateUtc="2026-07-03T06:07:00Z">
            <w:rPr>
              <w:rFonts w:ascii="Times New Roman" w:eastAsia="標楷體-繁" w:hAnsi="Times New Roman" w:cs="Times New Roman"/>
              <w:color w:val="000000"/>
            </w:rPr>
          </w:rPrChange>
        </w:rPr>
        <w:t>service@uspace.city</w:t>
      </w:r>
      <w:proofErr w:type="spellEnd"/>
    </w:p>
    <w:p w14:paraId="0000005B" w14:textId="5CD801E5" w:rsidR="004645F8" w:rsidRPr="00534142" w:rsidRDefault="004645F8" w:rsidP="00F77B39">
      <w:pPr>
        <w:spacing w:line="420" w:lineRule="auto"/>
        <w:jc w:val="both"/>
        <w:rPr>
          <w:rFonts w:ascii="標楷體" w:eastAsia="標楷體" w:hAnsi="標楷體" w:cs="Times New Roman"/>
          <w:color w:val="000000"/>
          <w:rPrChange w:id="534" w:author="U3" w:date="2026-07-03T14:07:00Z" w16du:dateUtc="2026-07-03T06:07:00Z">
            <w:rPr>
              <w:rFonts w:ascii="Times New Roman" w:eastAsia="標楷體-繁" w:hAnsi="Times New Roman" w:cs="Times New Roman"/>
              <w:color w:val="000000"/>
            </w:rPr>
          </w:rPrChange>
        </w:rPr>
      </w:pPr>
    </w:p>
    <w:p w14:paraId="0000005C" w14:textId="77777777" w:rsidR="004645F8" w:rsidRPr="00534142" w:rsidRDefault="004645F8">
      <w:pPr>
        <w:spacing w:line="420" w:lineRule="auto"/>
        <w:jc w:val="both"/>
        <w:rPr>
          <w:rFonts w:ascii="標楷體" w:eastAsia="標楷體" w:hAnsi="標楷體" w:cs="Times New Roman"/>
          <w:color w:val="000000"/>
          <w:rPrChange w:id="535" w:author="U3" w:date="2026-07-03T14:07:00Z" w16du:dateUtc="2026-07-03T06:07:00Z">
            <w:rPr>
              <w:rFonts w:ascii="Times New Roman" w:eastAsia="標楷體-繁" w:hAnsi="Times New Roman" w:cs="Times New Roman"/>
              <w:color w:val="000000"/>
            </w:rPr>
          </w:rPrChange>
        </w:rPr>
      </w:pPr>
    </w:p>
    <w:p w14:paraId="140C1555" w14:textId="77777777" w:rsidR="001038BB" w:rsidRPr="00534142" w:rsidRDefault="001038BB">
      <w:pPr>
        <w:spacing w:line="420" w:lineRule="auto"/>
        <w:jc w:val="both"/>
        <w:rPr>
          <w:rFonts w:ascii="標楷體" w:eastAsia="標楷體" w:hAnsi="標楷體" w:cs="Times New Roman"/>
          <w:color w:val="000000"/>
          <w:rPrChange w:id="536" w:author="U3" w:date="2026-07-03T14:07:00Z" w16du:dateUtc="2026-07-03T06:07:00Z">
            <w:rPr>
              <w:rFonts w:ascii="Times New Roman" w:eastAsia="標楷體-繁" w:hAnsi="Times New Roman" w:cs="Times New Roman"/>
              <w:color w:val="000000"/>
            </w:rPr>
          </w:rPrChange>
        </w:rPr>
      </w:pPr>
    </w:p>
    <w:p w14:paraId="0997E25D" w14:textId="77777777" w:rsidR="001038BB" w:rsidRPr="00534142" w:rsidRDefault="001038BB">
      <w:pPr>
        <w:spacing w:line="420" w:lineRule="auto"/>
        <w:jc w:val="both"/>
        <w:rPr>
          <w:rFonts w:ascii="標楷體" w:eastAsia="標楷體" w:hAnsi="標楷體" w:cs="Times New Roman"/>
          <w:color w:val="000000"/>
          <w:rPrChange w:id="537" w:author="U3" w:date="2026-07-03T14:07:00Z" w16du:dateUtc="2026-07-03T06:07:00Z">
            <w:rPr>
              <w:rFonts w:ascii="Times New Roman" w:eastAsia="標楷體-繁" w:hAnsi="Times New Roman" w:cs="Times New Roman"/>
              <w:color w:val="000000"/>
            </w:rPr>
          </w:rPrChange>
        </w:rPr>
      </w:pPr>
    </w:p>
    <w:p w14:paraId="60EEBB74" w14:textId="77777777" w:rsidR="001D2E39" w:rsidRPr="00534142" w:rsidRDefault="001D2E39" w:rsidP="00A87C92">
      <w:pPr>
        <w:spacing w:line="420" w:lineRule="auto"/>
        <w:jc w:val="distribute"/>
        <w:rPr>
          <w:rFonts w:ascii="標楷體" w:eastAsia="標楷體" w:hAnsi="標楷體" w:cs="Times New Roman"/>
          <w:color w:val="000000"/>
          <w:sz w:val="32"/>
          <w:szCs w:val="32"/>
          <w:rPrChange w:id="538" w:author="U3" w:date="2026-07-03T14:07:00Z" w16du:dateUtc="2026-07-03T06:07:00Z">
            <w:rPr>
              <w:rFonts w:ascii="Times New Roman" w:eastAsia="標楷體-繁" w:hAnsi="Times New Roman" w:cs="Times New Roman"/>
              <w:color w:val="000000"/>
              <w:sz w:val="32"/>
              <w:szCs w:val="32"/>
            </w:rPr>
          </w:rPrChange>
        </w:rPr>
      </w:pPr>
    </w:p>
    <w:p w14:paraId="371532DA" w14:textId="77777777" w:rsidR="007A5B72" w:rsidRPr="00534142" w:rsidDel="00534142" w:rsidRDefault="007A5B72" w:rsidP="00A87C92">
      <w:pPr>
        <w:spacing w:line="420" w:lineRule="auto"/>
        <w:jc w:val="distribute"/>
        <w:rPr>
          <w:del w:id="539" w:author="U3" w:date="2026-07-03T14:05:00Z" w16du:dateUtc="2026-07-03T06:05:00Z"/>
          <w:rFonts w:ascii="標楷體" w:eastAsia="標楷體" w:hAnsi="標楷體" w:cs="Times New Roman"/>
          <w:color w:val="000000"/>
          <w:sz w:val="32"/>
          <w:szCs w:val="32"/>
          <w:rPrChange w:id="540" w:author="U3" w:date="2026-07-03T14:07:00Z" w16du:dateUtc="2026-07-03T06:07:00Z">
            <w:rPr>
              <w:del w:id="541" w:author="U3" w:date="2026-07-03T14:05:00Z" w16du:dateUtc="2026-07-03T06:05:00Z"/>
              <w:rFonts w:ascii="Times New Roman" w:eastAsia="標楷體-繁" w:hAnsi="Times New Roman" w:cs="Times New Roman"/>
              <w:color w:val="000000"/>
              <w:sz w:val="32"/>
              <w:szCs w:val="32"/>
            </w:rPr>
          </w:rPrChange>
        </w:rPr>
      </w:pPr>
    </w:p>
    <w:p w14:paraId="565DC397" w14:textId="77777777" w:rsidR="001D2E39" w:rsidRPr="00534142" w:rsidDel="00534142" w:rsidRDefault="001D2E39" w:rsidP="00A87C92">
      <w:pPr>
        <w:spacing w:line="420" w:lineRule="auto"/>
        <w:jc w:val="distribute"/>
        <w:rPr>
          <w:del w:id="542" w:author="U3" w:date="2026-07-03T14:05:00Z" w16du:dateUtc="2026-07-03T06:05:00Z"/>
          <w:rFonts w:ascii="標楷體" w:eastAsia="標楷體" w:hAnsi="標楷體" w:cs="Times New Roman"/>
          <w:color w:val="000000"/>
          <w:sz w:val="32"/>
          <w:szCs w:val="32"/>
          <w:rPrChange w:id="543" w:author="U3" w:date="2026-07-03T14:07:00Z" w16du:dateUtc="2026-07-03T06:07:00Z">
            <w:rPr>
              <w:del w:id="544" w:author="U3" w:date="2026-07-03T14:05:00Z" w16du:dateUtc="2026-07-03T06:05:00Z"/>
              <w:rFonts w:ascii="Times New Roman" w:eastAsia="標楷體-繁" w:hAnsi="Times New Roman" w:cs="Times New Roman"/>
              <w:color w:val="000000"/>
              <w:sz w:val="32"/>
              <w:szCs w:val="32"/>
            </w:rPr>
          </w:rPrChange>
        </w:rPr>
      </w:pPr>
    </w:p>
    <w:p w14:paraId="42FAD179" w14:textId="77777777" w:rsidR="001D2E39" w:rsidRPr="00534142" w:rsidDel="00534142" w:rsidRDefault="001D2E39" w:rsidP="00A87C92">
      <w:pPr>
        <w:spacing w:line="420" w:lineRule="auto"/>
        <w:jc w:val="distribute"/>
        <w:rPr>
          <w:del w:id="545" w:author="U3" w:date="2026-07-03T14:05:00Z" w16du:dateUtc="2026-07-03T06:05:00Z"/>
          <w:rFonts w:ascii="標楷體" w:eastAsia="標楷體" w:hAnsi="標楷體" w:cs="Times New Roman"/>
          <w:color w:val="000000"/>
          <w:sz w:val="32"/>
          <w:szCs w:val="32"/>
          <w:rPrChange w:id="546" w:author="U3" w:date="2026-07-03T14:07:00Z" w16du:dateUtc="2026-07-03T06:07:00Z">
            <w:rPr>
              <w:del w:id="547" w:author="U3" w:date="2026-07-03T14:05:00Z" w16du:dateUtc="2026-07-03T06:05:00Z"/>
              <w:rFonts w:ascii="Times New Roman" w:eastAsia="標楷體-繁" w:hAnsi="Times New Roman" w:cs="Times New Roman"/>
              <w:color w:val="000000"/>
              <w:sz w:val="32"/>
              <w:szCs w:val="32"/>
            </w:rPr>
          </w:rPrChange>
        </w:rPr>
      </w:pPr>
    </w:p>
    <w:p w14:paraId="68750B7C" w14:textId="77777777" w:rsidR="007A5B72" w:rsidRPr="00534142" w:rsidRDefault="007A5B72">
      <w:pPr>
        <w:spacing w:line="420" w:lineRule="auto"/>
        <w:rPr>
          <w:rFonts w:ascii="標楷體" w:eastAsia="標楷體" w:hAnsi="標楷體" w:cs="Times New Roman"/>
          <w:color w:val="000000"/>
          <w:sz w:val="32"/>
          <w:szCs w:val="32"/>
          <w:rPrChange w:id="548" w:author="U3" w:date="2026-07-03T14:07:00Z" w16du:dateUtc="2026-07-03T06:07:00Z">
            <w:rPr>
              <w:rFonts w:ascii="Times New Roman" w:eastAsia="標楷體-繁" w:hAnsi="Times New Roman" w:cs="Times New Roman"/>
              <w:color w:val="000000"/>
              <w:sz w:val="32"/>
              <w:szCs w:val="32"/>
            </w:rPr>
          </w:rPrChange>
        </w:rPr>
        <w:pPrChange w:id="549" w:author="U3" w:date="2026-07-03T14:05:00Z" w16du:dateUtc="2026-07-03T06:05:00Z">
          <w:pPr>
            <w:spacing w:line="420" w:lineRule="auto"/>
            <w:jc w:val="distribute"/>
          </w:pPr>
        </w:pPrChange>
      </w:pPr>
    </w:p>
    <w:p w14:paraId="763D48BE" w14:textId="77777777" w:rsidR="00F75749" w:rsidRPr="00534142" w:rsidRDefault="00F75749" w:rsidP="00A87C92">
      <w:pPr>
        <w:spacing w:line="420" w:lineRule="auto"/>
        <w:jc w:val="distribute"/>
        <w:rPr>
          <w:rFonts w:ascii="標楷體" w:eastAsia="標楷體" w:hAnsi="標楷體" w:cs="Times New Roman"/>
          <w:color w:val="000000"/>
          <w:sz w:val="32"/>
          <w:szCs w:val="32"/>
          <w:rPrChange w:id="550" w:author="U3" w:date="2026-07-03T14:07:00Z" w16du:dateUtc="2026-07-03T06:07:00Z">
            <w:rPr>
              <w:rFonts w:ascii="Times New Roman" w:eastAsia="標楷體-繁" w:hAnsi="Times New Roman" w:cs="Times New Roman"/>
              <w:color w:val="000000"/>
              <w:sz w:val="32"/>
              <w:szCs w:val="32"/>
            </w:rPr>
          </w:rPrChange>
        </w:rPr>
      </w:pPr>
    </w:p>
    <w:p w14:paraId="0000005E" w14:textId="153B62B3" w:rsidR="004645F8" w:rsidRPr="00534142" w:rsidRDefault="00F77B39" w:rsidP="00A87C92">
      <w:pPr>
        <w:spacing w:line="420" w:lineRule="auto"/>
        <w:jc w:val="distribute"/>
        <w:rPr>
          <w:rFonts w:ascii="標楷體" w:eastAsia="標楷體" w:hAnsi="標楷體" w:cs="Times New Roman"/>
          <w:color w:val="000000"/>
          <w:sz w:val="32"/>
          <w:szCs w:val="32"/>
          <w:rPrChange w:id="551" w:author="U3" w:date="2026-07-03T14:07:00Z" w16du:dateUtc="2026-07-03T06:07:00Z">
            <w:rPr>
              <w:rFonts w:ascii="Times New Roman" w:eastAsia="標楷體-繁" w:hAnsi="Times New Roman" w:cs="Times New Roman"/>
              <w:color w:val="000000"/>
              <w:sz w:val="32"/>
              <w:szCs w:val="32"/>
            </w:rPr>
          </w:rPrChange>
        </w:rPr>
      </w:pPr>
      <w:r w:rsidRPr="00534142">
        <w:rPr>
          <w:rFonts w:ascii="標楷體" w:eastAsia="標楷體" w:hAnsi="標楷體" w:cs="Times New Roman" w:hint="eastAsia"/>
          <w:color w:val="000000"/>
          <w:sz w:val="32"/>
          <w:szCs w:val="32"/>
          <w:rPrChange w:id="552" w:author="U3" w:date="2026-07-03T14:07:00Z" w16du:dateUtc="2026-07-03T06:07:00Z">
            <w:rPr>
              <w:rFonts w:ascii="Times New Roman" w:eastAsia="標楷體-繁" w:hAnsi="Times New Roman" w:cs="Times New Roman" w:hint="eastAsia"/>
              <w:color w:val="000000"/>
              <w:sz w:val="32"/>
              <w:szCs w:val="32"/>
            </w:rPr>
          </w:rPrChange>
        </w:rPr>
        <w:t>中華民國</w:t>
      </w:r>
      <w:ins w:id="553" w:author="U3" w:date="2026-07-03T14:05:00Z" w16du:dateUtc="2026-07-03T06:05:00Z">
        <w:r w:rsidR="00534142" w:rsidRPr="00534142">
          <w:rPr>
            <w:rFonts w:ascii="標楷體" w:eastAsia="標楷體" w:hAnsi="標楷體" w:cs="Times New Roman" w:hint="eastAsia"/>
            <w:color w:val="000000"/>
            <w:sz w:val="32"/>
            <w:szCs w:val="32"/>
            <w:rPrChange w:id="554" w:author="U3" w:date="2026-07-03T14:07:00Z" w16du:dateUtc="2026-07-03T06:07:00Z">
              <w:rPr>
                <w:rFonts w:ascii="Times New Roman" w:eastAsia="標楷體-繁" w:hAnsi="Times New Roman" w:cs="Times New Roman" w:hint="eastAsia"/>
                <w:color w:val="000000"/>
                <w:sz w:val="32"/>
                <w:szCs w:val="32"/>
              </w:rPr>
            </w:rPrChange>
          </w:rPr>
          <w:t xml:space="preserve">　</w:t>
        </w:r>
      </w:ins>
      <w:del w:id="555" w:author="U3" w:date="2026-07-03T14:05:00Z" w16du:dateUtc="2026-07-03T06:05:00Z">
        <w:r w:rsidR="00985473" w:rsidRPr="00534142" w:rsidDel="00534142">
          <w:rPr>
            <w:rFonts w:ascii="標楷體" w:eastAsia="標楷體" w:hAnsi="標楷體" w:cs="Times New Roman"/>
            <w:color w:val="000000"/>
            <w:sz w:val="32"/>
            <w:szCs w:val="32"/>
            <w:rPrChange w:id="556" w:author="U3" w:date="2026-07-03T14:07:00Z" w16du:dateUtc="2026-07-03T06:07:00Z">
              <w:rPr>
                <w:rFonts w:ascii="Times New Roman" w:eastAsia="標楷體-繁" w:hAnsi="Times New Roman" w:cs="Times New Roman"/>
                <w:color w:val="000000"/>
                <w:sz w:val="32"/>
                <w:szCs w:val="32"/>
              </w:rPr>
            </w:rPrChange>
          </w:rPr>
          <w:delText>115</w:delText>
        </w:r>
      </w:del>
      <w:r w:rsidRPr="00534142">
        <w:rPr>
          <w:rFonts w:ascii="標楷體" w:eastAsia="標楷體" w:hAnsi="標楷體" w:cs="Times New Roman" w:hint="eastAsia"/>
          <w:color w:val="000000"/>
          <w:sz w:val="32"/>
          <w:szCs w:val="32"/>
          <w:rPrChange w:id="557" w:author="U3" w:date="2026-07-03T14:07:00Z" w16du:dateUtc="2026-07-03T06:07:00Z">
            <w:rPr>
              <w:rFonts w:ascii="Times New Roman" w:eastAsia="標楷體-繁" w:hAnsi="Times New Roman" w:cs="Times New Roman" w:hint="eastAsia"/>
              <w:color w:val="000000"/>
              <w:sz w:val="32"/>
              <w:szCs w:val="32"/>
            </w:rPr>
          </w:rPrChange>
        </w:rPr>
        <w:t>年</w:t>
      </w:r>
      <w:r w:rsidR="002F2FD4" w:rsidRPr="00534142">
        <w:rPr>
          <w:rFonts w:ascii="標楷體" w:eastAsia="標楷體" w:hAnsi="標楷體" w:cs="Times New Roman"/>
          <w:color w:val="000000"/>
          <w:sz w:val="32"/>
          <w:szCs w:val="32"/>
          <w:rPrChange w:id="558" w:author="U3" w:date="2026-07-03T14:07:00Z" w16du:dateUtc="2026-07-03T06:07:00Z">
            <w:rPr>
              <w:rFonts w:ascii="Times New Roman" w:eastAsia="標楷體-繁" w:hAnsi="Times New Roman" w:cs="Times New Roman"/>
              <w:color w:val="000000"/>
              <w:sz w:val="32"/>
              <w:szCs w:val="32"/>
            </w:rPr>
          </w:rPrChange>
        </w:rPr>
        <w:t xml:space="preserve"> </w:t>
      </w:r>
      <w:r w:rsidRPr="00534142">
        <w:rPr>
          <w:rFonts w:ascii="標楷體" w:eastAsia="標楷體" w:hAnsi="標楷體" w:cs="Times New Roman" w:hint="eastAsia"/>
          <w:color w:val="000000"/>
          <w:sz w:val="32"/>
          <w:szCs w:val="32"/>
          <w:rPrChange w:id="559" w:author="U3" w:date="2026-07-03T14:07:00Z" w16du:dateUtc="2026-07-03T06:07:00Z">
            <w:rPr>
              <w:rFonts w:ascii="Times New Roman" w:eastAsia="標楷體-繁" w:hAnsi="Times New Roman" w:cs="Times New Roman" w:hint="eastAsia"/>
              <w:color w:val="000000"/>
              <w:sz w:val="32"/>
              <w:szCs w:val="32"/>
            </w:rPr>
          </w:rPrChange>
        </w:rPr>
        <w:t>月</w:t>
      </w:r>
      <w:r w:rsidR="00985473" w:rsidRPr="00534142">
        <w:rPr>
          <w:rFonts w:ascii="標楷體" w:eastAsia="標楷體" w:hAnsi="標楷體" w:cs="Times New Roman"/>
          <w:color w:val="000000"/>
          <w:sz w:val="32"/>
          <w:szCs w:val="32"/>
          <w:rPrChange w:id="560" w:author="U3" w:date="2026-07-03T14:07:00Z" w16du:dateUtc="2026-07-03T06:07:00Z">
            <w:rPr>
              <w:rFonts w:ascii="Times New Roman" w:eastAsia="標楷體-繁" w:hAnsi="Times New Roman" w:cs="Times New Roman"/>
              <w:color w:val="000000"/>
              <w:sz w:val="32"/>
              <w:szCs w:val="32"/>
            </w:rPr>
          </w:rPrChange>
        </w:rPr>
        <w:t xml:space="preserve"> </w:t>
      </w:r>
      <w:r w:rsidRPr="00534142">
        <w:rPr>
          <w:rFonts w:ascii="標楷體" w:eastAsia="標楷體" w:hAnsi="標楷體" w:cs="Times New Roman" w:hint="eastAsia"/>
          <w:color w:val="000000"/>
          <w:sz w:val="32"/>
          <w:szCs w:val="32"/>
          <w:rPrChange w:id="561" w:author="U3" w:date="2026-07-03T14:07:00Z" w16du:dateUtc="2026-07-03T06:07:00Z">
            <w:rPr>
              <w:rFonts w:ascii="Times New Roman" w:eastAsia="標楷體-繁" w:hAnsi="Times New Roman" w:cs="Times New Roman" w:hint="eastAsia"/>
              <w:color w:val="000000"/>
              <w:sz w:val="32"/>
              <w:szCs w:val="32"/>
            </w:rPr>
          </w:rPrChange>
        </w:rPr>
        <w:t>日</w:t>
      </w:r>
    </w:p>
    <w:p w14:paraId="476ECA19" w14:textId="77777777" w:rsidR="00534142" w:rsidRDefault="00534142" w:rsidP="001D2E39">
      <w:pPr>
        <w:spacing w:line="420" w:lineRule="auto"/>
        <w:jc w:val="center"/>
        <w:rPr>
          <w:ins w:id="562" w:author="U3" w:date="2026-07-03T14:09:00Z" w16du:dateUtc="2026-07-03T06:09:00Z"/>
          <w:rFonts w:ascii="標楷體" w:eastAsia="標楷體" w:hAnsi="標楷體" w:cs="Times New Roman"/>
          <w:color w:val="000000"/>
          <w:sz w:val="36"/>
          <w:szCs w:val="36"/>
        </w:rPr>
      </w:pPr>
    </w:p>
    <w:p w14:paraId="5B1CC805" w14:textId="77777777" w:rsidR="00534142" w:rsidRDefault="00534142" w:rsidP="001D2E39">
      <w:pPr>
        <w:spacing w:line="420" w:lineRule="auto"/>
        <w:jc w:val="center"/>
        <w:rPr>
          <w:ins w:id="563" w:author="U3" w:date="2026-07-03T14:09:00Z" w16du:dateUtc="2026-07-03T06:09:00Z"/>
          <w:rFonts w:ascii="標楷體" w:eastAsia="標楷體" w:hAnsi="標楷體" w:cs="Times New Roman"/>
          <w:color w:val="000000"/>
          <w:sz w:val="36"/>
          <w:szCs w:val="36"/>
        </w:rPr>
      </w:pPr>
    </w:p>
    <w:p w14:paraId="00394197" w14:textId="77777777" w:rsidR="00534142" w:rsidRDefault="00534142" w:rsidP="001D2E39">
      <w:pPr>
        <w:spacing w:line="420" w:lineRule="auto"/>
        <w:jc w:val="center"/>
        <w:rPr>
          <w:ins w:id="564" w:author="U3" w:date="2026-07-03T14:09:00Z" w16du:dateUtc="2026-07-03T06:09:00Z"/>
          <w:rFonts w:ascii="標楷體" w:eastAsia="標楷體" w:hAnsi="標楷體" w:cs="Times New Roman"/>
          <w:color w:val="000000"/>
          <w:sz w:val="36"/>
          <w:szCs w:val="36"/>
        </w:rPr>
      </w:pPr>
    </w:p>
    <w:p w14:paraId="38642124" w14:textId="67E967A0" w:rsidR="001D2E39" w:rsidRPr="00534142" w:rsidRDefault="001D2E39" w:rsidP="001D2E39">
      <w:pPr>
        <w:spacing w:line="420" w:lineRule="auto"/>
        <w:jc w:val="center"/>
        <w:rPr>
          <w:rFonts w:ascii="標楷體" w:eastAsia="標楷體" w:hAnsi="標楷體" w:cs="Times New Roman"/>
          <w:color w:val="000000"/>
          <w:sz w:val="36"/>
          <w:szCs w:val="36"/>
          <w:rPrChange w:id="565" w:author="U3" w:date="2026-07-03T14:07:00Z" w16du:dateUtc="2026-07-03T06:07:00Z">
            <w:rPr>
              <w:rFonts w:ascii="Times New Roman" w:eastAsia="標楷體-繁" w:hAnsi="Times New Roman" w:cs="Times New Roman"/>
              <w:color w:val="000000"/>
              <w:sz w:val="36"/>
              <w:szCs w:val="36"/>
            </w:rPr>
          </w:rPrChange>
        </w:rPr>
      </w:pPr>
      <w:r w:rsidRPr="00534142">
        <w:rPr>
          <w:rFonts w:ascii="標楷體" w:eastAsia="標楷體" w:hAnsi="標楷體" w:cs="Times New Roman" w:hint="eastAsia"/>
          <w:color w:val="000000"/>
          <w:sz w:val="36"/>
          <w:szCs w:val="36"/>
          <w:rPrChange w:id="566" w:author="U3" w:date="2026-07-03T14:07:00Z" w16du:dateUtc="2026-07-03T06:07:00Z">
            <w:rPr>
              <w:rFonts w:ascii="Times New Roman" w:eastAsia="標楷體-繁" w:hAnsi="Times New Roman" w:cs="Times New Roman" w:hint="eastAsia"/>
              <w:color w:val="000000"/>
              <w:sz w:val="36"/>
              <w:szCs w:val="36"/>
            </w:rPr>
          </w:rPrChange>
        </w:rPr>
        <w:t>附件、</w:t>
      </w:r>
      <w:r w:rsidR="00635DEA" w:rsidRPr="00534142">
        <w:rPr>
          <w:rFonts w:ascii="標楷體" w:eastAsia="標楷體" w:hAnsi="標楷體" w:cs="Times New Roman" w:hint="eastAsia"/>
          <w:color w:val="000000"/>
          <w:sz w:val="36"/>
          <w:szCs w:val="36"/>
          <w:rPrChange w:id="567" w:author="U3" w:date="2026-07-03T14:07:00Z" w16du:dateUtc="2026-07-03T06:07:00Z">
            <w:rPr>
              <w:rFonts w:ascii="Times New Roman" w:eastAsia="標楷體-繁" w:hAnsi="Times New Roman" w:cs="Times New Roman" w:hint="eastAsia"/>
              <w:color w:val="000000"/>
              <w:sz w:val="36"/>
              <w:szCs w:val="36"/>
            </w:rPr>
          </w:rPrChange>
        </w:rPr>
        <w:t>存摺</w:t>
      </w:r>
      <w:r w:rsidRPr="00534142">
        <w:rPr>
          <w:rFonts w:ascii="標楷體" w:eastAsia="標楷體" w:hAnsi="標楷體" w:cs="Times New Roman" w:hint="eastAsia"/>
          <w:color w:val="000000"/>
          <w:sz w:val="36"/>
          <w:szCs w:val="36"/>
          <w:rPrChange w:id="568" w:author="U3" w:date="2026-07-03T14:07:00Z" w16du:dateUtc="2026-07-03T06:07:00Z">
            <w:rPr>
              <w:rFonts w:ascii="Times New Roman" w:eastAsia="標楷體-繁" w:hAnsi="Times New Roman" w:cs="Times New Roman" w:hint="eastAsia"/>
              <w:color w:val="000000"/>
              <w:sz w:val="36"/>
              <w:szCs w:val="36"/>
            </w:rPr>
          </w:rPrChange>
        </w:rPr>
        <w:t>影本</w:t>
      </w:r>
    </w:p>
    <w:p w14:paraId="063E9AE1" w14:textId="6B172360" w:rsidR="008E0F95" w:rsidRPr="00534142" w:rsidRDefault="008E0F95" w:rsidP="001D2E39">
      <w:pPr>
        <w:spacing w:line="420" w:lineRule="auto"/>
        <w:jc w:val="center"/>
        <w:rPr>
          <w:rFonts w:ascii="標楷體" w:eastAsia="標楷體" w:hAnsi="標楷體" w:cs="Times New Roman"/>
          <w:color w:val="000000"/>
          <w:sz w:val="36"/>
          <w:szCs w:val="36"/>
          <w:rPrChange w:id="569" w:author="U3" w:date="2026-07-03T14:07:00Z" w16du:dateUtc="2026-07-03T06:07:00Z">
            <w:rPr>
              <w:rFonts w:ascii="Times New Roman" w:eastAsia="標楷體-繁" w:hAnsi="Times New Roman" w:cs="Times New Roman"/>
              <w:color w:val="000000"/>
              <w:sz w:val="36"/>
              <w:szCs w:val="36"/>
            </w:rPr>
          </w:rPrChange>
        </w:rPr>
      </w:pPr>
      <w:del w:id="570" w:author="U3" w:date="2026-07-03T16:32:00Z" w16du:dateUtc="2026-07-03T08:32:00Z">
        <w:r w:rsidRPr="00534142" w:rsidDel="003A0B2E">
          <w:rPr>
            <w:rFonts w:ascii="標楷體" w:eastAsia="標楷體" w:hAnsi="標楷體" w:cs="Times New Roman"/>
            <w:noProof/>
            <w:color w:val="000000"/>
            <w:sz w:val="36"/>
            <w:szCs w:val="36"/>
            <w:rPrChange w:id="571" w:author="U3" w:date="2026-07-03T14:07:00Z" w16du:dateUtc="2026-07-03T06:07:00Z">
              <w:rPr>
                <w:rFonts w:ascii="Times New Roman" w:eastAsia="標楷體-繁" w:hAnsi="Times New Roman" w:cs="Times New Roman"/>
                <w:noProof/>
                <w:color w:val="000000"/>
                <w:sz w:val="36"/>
                <w:szCs w:val="36"/>
              </w:rPr>
            </w:rPrChange>
          </w:rPr>
          <w:drawing>
            <wp:inline distT="0" distB="0" distL="0" distR="0" wp14:anchorId="3843EB32" wp14:editId="71B51CD9">
              <wp:extent cx="6640195" cy="3868420"/>
              <wp:effectExtent l="0" t="0" r="8255" b="0"/>
              <wp:docPr id="202609281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0195" cy="3868420"/>
                      </a:xfrm>
                      <a:prstGeom prst="rect">
                        <a:avLst/>
                      </a:prstGeom>
                      <a:noFill/>
                      <a:ln>
                        <a:noFill/>
                      </a:ln>
                    </pic:spPr>
                  </pic:pic>
                </a:graphicData>
              </a:graphic>
            </wp:inline>
          </w:drawing>
        </w:r>
      </w:del>
    </w:p>
    <w:sectPr w:rsidR="008E0F95" w:rsidRPr="00534142">
      <w:headerReference w:type="even" r:id="rId10"/>
      <w:footerReference w:type="even" r:id="rId11"/>
      <w:footerReference w:type="default" r:id="rId12"/>
      <w:headerReference w:type="first" r:id="rId13"/>
      <w:pgSz w:w="11900" w:h="16840"/>
      <w:pgMar w:top="720" w:right="720" w:bottom="720" w:left="720"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C5029" w14:textId="77777777" w:rsidR="00DC4B8B" w:rsidRDefault="00DC4B8B">
      <w:r>
        <w:separator/>
      </w:r>
    </w:p>
  </w:endnote>
  <w:endnote w:type="continuationSeparator" w:id="0">
    <w:p w14:paraId="16E5C0FA" w14:textId="77777777" w:rsidR="00DC4B8B" w:rsidRDefault="00DC4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embedRegular r:id="rId1" w:subsetted="1" w:fontKey="{E8084668-E8A2-4705-9B2A-369A066774E0}"/>
    <w:embedBold r:id="rId2" w:subsetted="1" w:fontKey="{B1812024-8480-4887-A337-3611CC2C422A}"/>
    <w:embedItalic r:id="rId3" w:subsetted="1" w:fontKey="{59B402D6-EB82-4A14-8D30-B2252B0A2253}"/>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DD9FA594-C05B-4D68-843F-B8C53B6BB114}"/>
    <w:embedBold r:id="rId5" w:fontKey="{5FD4E2DB-5021-438B-A27B-63C9710C8B55}"/>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Regular r:id="rId6" w:fontKey="{402D3203-40BD-4551-8EA2-0F33312E76B4}"/>
    <w:embedItalic r:id="rId7" w:fontKey="{06775BEC-D382-4C50-B1C0-A3FAD6C6A0E9}"/>
  </w:font>
  <w:font w:name="Yu Gothic UI">
    <w:panose1 w:val="020B0500000000000000"/>
    <w:charset w:val="80"/>
    <w:family w:val="swiss"/>
    <w:pitch w:val="variable"/>
    <w:sig w:usb0="E00002FF" w:usb1="2AC7FDFF" w:usb2="00000016"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標楷體-繁">
    <w:altName w:val="微軟正黑體"/>
    <w:charset w:val="88"/>
    <w:family w:val="script"/>
    <w:pitch w:val="variable"/>
    <w:sig w:usb0="800000E3" w:usb1="38CFFD7A" w:usb2="00000016" w:usb3="00000000" w:csb0="0010000D" w:csb1="00000000"/>
  </w:font>
  <w:font w:name="Apple Color Emoji">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embedRegular r:id="rId8" w:fontKey="{18E1E4EA-AC91-4D2C-91DD-645B1C09C9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0000006A"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B" w14:textId="341E6C5C"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4F75E2">
      <w:rPr>
        <w:noProof/>
        <w:color w:val="000000"/>
        <w:sz w:val="20"/>
        <w:szCs w:val="20"/>
      </w:rPr>
      <w:t>1</w:t>
    </w:r>
    <w:r>
      <w:rPr>
        <w:color w:val="000000"/>
        <w:sz w:val="20"/>
        <w:szCs w:val="20"/>
      </w:rPr>
      <w:fldChar w:fldCharType="end"/>
    </w:r>
  </w:p>
  <w:p w14:paraId="0000006C" w14:textId="214AC719" w:rsidR="004645F8" w:rsidRDefault="004645F8">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E0F3C" w14:textId="77777777" w:rsidR="00DC4B8B" w:rsidRDefault="00DC4B8B">
      <w:r>
        <w:separator/>
      </w:r>
    </w:p>
  </w:footnote>
  <w:footnote w:type="continuationSeparator" w:id="0">
    <w:p w14:paraId="440EF35D" w14:textId="77777777" w:rsidR="00DC4B8B" w:rsidRDefault="00DC4B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F" w14:textId="4BAF0AE3" w:rsidR="004645F8" w:rsidRDefault="004645F8">
    <w:pPr>
      <w:pBdr>
        <w:top w:val="nil"/>
        <w:left w:val="nil"/>
        <w:bottom w:val="nil"/>
        <w:right w:val="nil"/>
        <w:between w:val="nil"/>
      </w:pBdr>
      <w:tabs>
        <w:tab w:val="center" w:pos="4153"/>
        <w:tab w:val="right" w:pos="8306"/>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0"/>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4645F8" w14:paraId="1BFAABB6" w14:textId="77777777">
      <w:tc>
        <w:tcPr>
          <w:tcW w:w="3483" w:type="dxa"/>
          <w:vAlign w:val="center"/>
        </w:tcPr>
        <w:p w14:paraId="00000061" w14:textId="1DDF2AFA"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w:t>
          </w:r>
        </w:p>
      </w:tc>
      <w:tc>
        <w:tcPr>
          <w:tcW w:w="3483" w:type="dxa"/>
          <w:vAlign w:val="center"/>
        </w:tcPr>
        <w:p w14:paraId="00000062" w14:textId="1D5D4B14"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w:t>
          </w:r>
        </w:p>
      </w:tc>
      <w:tc>
        <w:tcPr>
          <w:tcW w:w="3484" w:type="dxa"/>
          <w:vAlign w:val="center"/>
        </w:tcPr>
        <w:p w14:paraId="00000063" w14:textId="359B532D"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分潤稅前</w:t>
          </w:r>
          <w:r w:rsidR="002C77FE" w:rsidRPr="002C77FE">
            <w:rPr>
              <w:rFonts w:ascii="標楷體" w:eastAsia="標楷體" w:hAnsi="標楷體" w:cs="標楷體"/>
              <w:color w:val="666666"/>
              <w:sz w:val="20"/>
              <w:szCs w:val="20"/>
            </w:rPr>
            <w:t>/手續費內含</w:t>
          </w:r>
        </w:p>
      </w:tc>
    </w:tr>
    <w:tr w:rsidR="004645F8" w14:paraId="7A9A3789" w14:textId="77777777">
      <w:tc>
        <w:tcPr>
          <w:tcW w:w="3483" w:type="dxa"/>
          <w:vAlign w:val="center"/>
        </w:tcPr>
        <w:p w14:paraId="00000064" w14:textId="15808A92"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w:t>
          </w:r>
        </w:p>
      </w:tc>
      <w:tc>
        <w:tcPr>
          <w:tcW w:w="3483" w:type="dxa"/>
          <w:vAlign w:val="center"/>
        </w:tcPr>
        <w:p w14:paraId="00000065" w14:textId="2C180775"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w:t>
          </w:r>
        </w:p>
      </w:tc>
      <w:tc>
        <w:tcPr>
          <w:tcW w:w="3484" w:type="dxa"/>
          <w:vAlign w:val="center"/>
        </w:tcPr>
        <w:p w14:paraId="00000066" w14:textId="77777777"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w:t>
          </w:r>
        </w:p>
      </w:tc>
    </w:tr>
  </w:tbl>
  <w:p w14:paraId="00000067" w14:textId="154195BC" w:rsidR="004645F8" w:rsidRDefault="00000000">
    <w:pPr>
      <w:pBdr>
        <w:top w:val="nil"/>
        <w:left w:val="nil"/>
        <w:bottom w:val="nil"/>
        <w:right w:val="nil"/>
        <w:between w:val="nil"/>
      </w:pBdr>
      <w:ind w:right="526"/>
      <w:rPr>
        <w:rFonts w:ascii="標楷體" w:eastAsia="標楷體" w:hAnsi="標楷體" w:cs="標楷體"/>
        <w:color w:val="666666"/>
        <w:sz w:val="20"/>
        <w:szCs w:val="20"/>
      </w:rPr>
    </w:pPr>
    <w:r>
      <w:rPr>
        <w:rFonts w:ascii="標楷體" w:eastAsia="標楷體" w:hAnsi="標楷體" w:cs="標楷體"/>
        <w:sz w:val="20"/>
        <w:szCs w:val="20"/>
      </w:rPr>
      <w:pict w14:anchorId="233471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104pt;margin-top:3130pt;width:522.7pt;height:377.65pt;z-index:-251658752;mso-wrap-edited:f;mso-width-percent:0;mso-height-percent:0;mso-position-horizontal:absolute;mso-position-horizontal-relative:margin;mso-position-vertical:absolute;mso-position-vertical-relative:margin;mso-width-percent:0;mso-height-percent:0">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20E4"/>
    <w:multiLevelType w:val="hybridMultilevel"/>
    <w:tmpl w:val="18B0601A"/>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 w15:restartNumberingAfterBreak="0">
    <w:nsid w:val="03FA3FBF"/>
    <w:multiLevelType w:val="multilevel"/>
    <w:tmpl w:val="7F34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A7209"/>
    <w:multiLevelType w:val="hybridMultilevel"/>
    <w:tmpl w:val="3E906D26"/>
    <w:lvl w:ilvl="0" w:tplc="0409000F">
      <w:start w:val="1"/>
      <w:numFmt w:val="decimal"/>
      <w:lvlText w:val="%1."/>
      <w:lvlJc w:val="left"/>
      <w:pPr>
        <w:ind w:left="1473" w:hanging="480"/>
      </w:p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3" w15:restartNumberingAfterBreak="0">
    <w:nsid w:val="1759774D"/>
    <w:multiLevelType w:val="multilevel"/>
    <w:tmpl w:val="10804B0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4" w15:restartNumberingAfterBreak="0">
    <w:nsid w:val="22D61C2C"/>
    <w:multiLevelType w:val="multilevel"/>
    <w:tmpl w:val="D88E7D7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5" w15:restartNumberingAfterBreak="0">
    <w:nsid w:val="25892D64"/>
    <w:multiLevelType w:val="multilevel"/>
    <w:tmpl w:val="0BEA51BE"/>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6" w15:restartNumberingAfterBreak="0">
    <w:nsid w:val="2E301D70"/>
    <w:multiLevelType w:val="multilevel"/>
    <w:tmpl w:val="06DA3CA4"/>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7" w15:restartNumberingAfterBreak="0">
    <w:nsid w:val="32F050F9"/>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8" w15:restartNumberingAfterBreak="0">
    <w:nsid w:val="412C0295"/>
    <w:multiLevelType w:val="multilevel"/>
    <w:tmpl w:val="8AD0CD92"/>
    <w:lvl w:ilvl="0">
      <w:start w:val="1"/>
      <w:numFmt w:val="decimal"/>
      <w:lvlText w:val="%1、"/>
      <w:lvlJc w:val="left"/>
      <w:pPr>
        <w:ind w:left="1920" w:hanging="480"/>
      </w:pPr>
      <w:rPr>
        <w:rFonts w:ascii="標楷體" w:eastAsia="標楷體" w:hAnsi="標楷體" w:cs="標楷體"/>
      </w:rPr>
    </w:lvl>
    <w:lvl w:ilvl="1">
      <w:start w:val="1"/>
      <w:numFmt w:val="decim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decim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decimal"/>
      <w:lvlText w:val="%8、"/>
      <w:lvlJc w:val="left"/>
      <w:pPr>
        <w:ind w:left="5280" w:hanging="480"/>
      </w:pPr>
    </w:lvl>
    <w:lvl w:ilvl="8">
      <w:start w:val="1"/>
      <w:numFmt w:val="lowerRoman"/>
      <w:lvlText w:val="%9."/>
      <w:lvlJc w:val="right"/>
      <w:pPr>
        <w:ind w:left="5760" w:hanging="480"/>
      </w:pPr>
    </w:lvl>
  </w:abstractNum>
  <w:abstractNum w:abstractNumId="9" w15:restartNumberingAfterBreak="0">
    <w:nsid w:val="4646387A"/>
    <w:multiLevelType w:val="hybridMultilevel"/>
    <w:tmpl w:val="E46236EE"/>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0" w15:restartNumberingAfterBreak="0">
    <w:nsid w:val="4D272348"/>
    <w:multiLevelType w:val="multilevel"/>
    <w:tmpl w:val="56B4C7BE"/>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1" w15:restartNumberingAfterBreak="0">
    <w:nsid w:val="55E60DAA"/>
    <w:multiLevelType w:val="multilevel"/>
    <w:tmpl w:val="A4F83A3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2" w15:restartNumberingAfterBreak="0">
    <w:nsid w:val="668E2334"/>
    <w:multiLevelType w:val="multilevel"/>
    <w:tmpl w:val="906E3E04"/>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13" w15:restartNumberingAfterBreak="0">
    <w:nsid w:val="7100583F"/>
    <w:multiLevelType w:val="multilevel"/>
    <w:tmpl w:val="4A1C73EC"/>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4" w15:restartNumberingAfterBreak="0">
    <w:nsid w:val="72027415"/>
    <w:multiLevelType w:val="hybridMultilevel"/>
    <w:tmpl w:val="290875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768C305A"/>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6" w15:restartNumberingAfterBreak="0">
    <w:nsid w:val="77FF3DC5"/>
    <w:multiLevelType w:val="multilevel"/>
    <w:tmpl w:val="D8E44F18"/>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7" w15:restartNumberingAfterBreak="0">
    <w:nsid w:val="7A5317C0"/>
    <w:multiLevelType w:val="hybridMultilevel"/>
    <w:tmpl w:val="9AA4109C"/>
    <w:lvl w:ilvl="0" w:tplc="960A6FD6">
      <w:start w:val="1"/>
      <w:numFmt w:val="bullet"/>
      <w:lvlText w:val="o"/>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18" w15:restartNumberingAfterBreak="0">
    <w:nsid w:val="7C936D68"/>
    <w:multiLevelType w:val="multilevel"/>
    <w:tmpl w:val="FDC054EA"/>
    <w:lvl w:ilvl="0">
      <w:start w:val="1"/>
      <w:numFmt w:val="decimal"/>
      <w:lvlText w:val="第%1條"/>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7DAA3EFB"/>
    <w:multiLevelType w:val="hybridMultilevel"/>
    <w:tmpl w:val="D0F4B350"/>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num w:numId="1" w16cid:durableId="1837726277">
    <w:abstractNumId w:val="16"/>
  </w:num>
  <w:num w:numId="2" w16cid:durableId="2132169641">
    <w:abstractNumId w:val="7"/>
  </w:num>
  <w:num w:numId="3" w16cid:durableId="1412699000">
    <w:abstractNumId w:val="11"/>
  </w:num>
  <w:num w:numId="4" w16cid:durableId="514349512">
    <w:abstractNumId w:val="10"/>
  </w:num>
  <w:num w:numId="5" w16cid:durableId="1794055024">
    <w:abstractNumId w:val="4"/>
  </w:num>
  <w:num w:numId="6" w16cid:durableId="1394894154">
    <w:abstractNumId w:val="3"/>
  </w:num>
  <w:num w:numId="7" w16cid:durableId="1326980792">
    <w:abstractNumId w:val="8"/>
  </w:num>
  <w:num w:numId="8" w16cid:durableId="1203594269">
    <w:abstractNumId w:val="6"/>
  </w:num>
  <w:num w:numId="9" w16cid:durableId="5713321">
    <w:abstractNumId w:val="13"/>
  </w:num>
  <w:num w:numId="10" w16cid:durableId="956062638">
    <w:abstractNumId w:val="18"/>
  </w:num>
  <w:num w:numId="11" w16cid:durableId="150753046">
    <w:abstractNumId w:val="5"/>
  </w:num>
  <w:num w:numId="12" w16cid:durableId="1534149359">
    <w:abstractNumId w:val="12"/>
  </w:num>
  <w:num w:numId="13" w16cid:durableId="685138399">
    <w:abstractNumId w:val="1"/>
  </w:num>
  <w:num w:numId="14" w16cid:durableId="1292438198">
    <w:abstractNumId w:val="2"/>
  </w:num>
  <w:num w:numId="15" w16cid:durableId="850678912">
    <w:abstractNumId w:val="10"/>
    <w:lvlOverride w:ilvl="0">
      <w:startOverride w:val="1"/>
    </w:lvlOverride>
  </w:num>
  <w:num w:numId="16" w16cid:durableId="987708912">
    <w:abstractNumId w:val="15"/>
  </w:num>
  <w:num w:numId="17" w16cid:durableId="1228999236">
    <w:abstractNumId w:val="0"/>
  </w:num>
  <w:num w:numId="18" w16cid:durableId="1095443724">
    <w:abstractNumId w:val="14"/>
  </w:num>
  <w:num w:numId="19" w16cid:durableId="1169252848">
    <w:abstractNumId w:val="19"/>
  </w:num>
  <w:num w:numId="20" w16cid:durableId="460029945">
    <w:abstractNumId w:val="9"/>
  </w:num>
  <w:num w:numId="21" w16cid:durableId="181671693">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3">
    <w15:presenceInfo w15:providerId="AD" w15:userId="S::U3@uspace.city::4958f813-35b4-429d-99bc-495576b24df0"/>
  </w15:person>
  <w15:person w15:author="U2">
    <w15:presenceInfo w15:providerId="AD" w15:userId="S::U2@uspace.city::c1b76d82-b127-4714-ae76-9566f7a5ea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5F8"/>
    <w:rsid w:val="00011C1E"/>
    <w:rsid w:val="000247BF"/>
    <w:rsid w:val="0003653B"/>
    <w:rsid w:val="000477D2"/>
    <w:rsid w:val="000563F6"/>
    <w:rsid w:val="000643D5"/>
    <w:rsid w:val="000655EB"/>
    <w:rsid w:val="00075408"/>
    <w:rsid w:val="00080E35"/>
    <w:rsid w:val="00081FFA"/>
    <w:rsid w:val="00086CAC"/>
    <w:rsid w:val="000A446B"/>
    <w:rsid w:val="000C2020"/>
    <w:rsid w:val="000D2124"/>
    <w:rsid w:val="001038BB"/>
    <w:rsid w:val="0010751E"/>
    <w:rsid w:val="00132F77"/>
    <w:rsid w:val="001418ED"/>
    <w:rsid w:val="00147243"/>
    <w:rsid w:val="00152E33"/>
    <w:rsid w:val="00157B66"/>
    <w:rsid w:val="00162845"/>
    <w:rsid w:val="00187EA0"/>
    <w:rsid w:val="001A0C03"/>
    <w:rsid w:val="001B0599"/>
    <w:rsid w:val="001D2E39"/>
    <w:rsid w:val="002057A8"/>
    <w:rsid w:val="002100BF"/>
    <w:rsid w:val="00235C2F"/>
    <w:rsid w:val="00254A3C"/>
    <w:rsid w:val="00255805"/>
    <w:rsid w:val="00257499"/>
    <w:rsid w:val="00271128"/>
    <w:rsid w:val="00296125"/>
    <w:rsid w:val="002C3675"/>
    <w:rsid w:val="002C77FE"/>
    <w:rsid w:val="002F2FD4"/>
    <w:rsid w:val="002F5A64"/>
    <w:rsid w:val="003014EF"/>
    <w:rsid w:val="00304BF3"/>
    <w:rsid w:val="003250A0"/>
    <w:rsid w:val="003334AB"/>
    <w:rsid w:val="003378F1"/>
    <w:rsid w:val="0034295B"/>
    <w:rsid w:val="003438A1"/>
    <w:rsid w:val="00345586"/>
    <w:rsid w:val="00355708"/>
    <w:rsid w:val="0035645B"/>
    <w:rsid w:val="00380D11"/>
    <w:rsid w:val="003A0B2E"/>
    <w:rsid w:val="003C0244"/>
    <w:rsid w:val="003C1B9C"/>
    <w:rsid w:val="003C6F6A"/>
    <w:rsid w:val="003D4FFB"/>
    <w:rsid w:val="003D55E7"/>
    <w:rsid w:val="003E4CFC"/>
    <w:rsid w:val="00406D66"/>
    <w:rsid w:val="004602EE"/>
    <w:rsid w:val="004645F8"/>
    <w:rsid w:val="00476304"/>
    <w:rsid w:val="004A126F"/>
    <w:rsid w:val="004C1A32"/>
    <w:rsid w:val="004D002F"/>
    <w:rsid w:val="004D3C11"/>
    <w:rsid w:val="004E2F37"/>
    <w:rsid w:val="004E3A4C"/>
    <w:rsid w:val="004E3A81"/>
    <w:rsid w:val="004F0047"/>
    <w:rsid w:val="004F75E2"/>
    <w:rsid w:val="0051368E"/>
    <w:rsid w:val="00522D8D"/>
    <w:rsid w:val="00534142"/>
    <w:rsid w:val="00554D61"/>
    <w:rsid w:val="0057570A"/>
    <w:rsid w:val="005959E5"/>
    <w:rsid w:val="005B4703"/>
    <w:rsid w:val="005B4BCA"/>
    <w:rsid w:val="005C1560"/>
    <w:rsid w:val="005D2611"/>
    <w:rsid w:val="005F1F45"/>
    <w:rsid w:val="006009AC"/>
    <w:rsid w:val="00602A54"/>
    <w:rsid w:val="00635DEA"/>
    <w:rsid w:val="00636521"/>
    <w:rsid w:val="0063677F"/>
    <w:rsid w:val="0064120F"/>
    <w:rsid w:val="00650ED2"/>
    <w:rsid w:val="00656881"/>
    <w:rsid w:val="00675CA7"/>
    <w:rsid w:val="0069063C"/>
    <w:rsid w:val="006A6ECE"/>
    <w:rsid w:val="006C2497"/>
    <w:rsid w:val="006C7DFC"/>
    <w:rsid w:val="006F7962"/>
    <w:rsid w:val="00706F04"/>
    <w:rsid w:val="00725F30"/>
    <w:rsid w:val="007303C9"/>
    <w:rsid w:val="00732B37"/>
    <w:rsid w:val="0076389B"/>
    <w:rsid w:val="00767C78"/>
    <w:rsid w:val="0077281D"/>
    <w:rsid w:val="00787845"/>
    <w:rsid w:val="00793930"/>
    <w:rsid w:val="007A1352"/>
    <w:rsid w:val="007A2EC5"/>
    <w:rsid w:val="007A5B72"/>
    <w:rsid w:val="007B6EE0"/>
    <w:rsid w:val="007C6A58"/>
    <w:rsid w:val="007D7427"/>
    <w:rsid w:val="007E0E78"/>
    <w:rsid w:val="007F1789"/>
    <w:rsid w:val="008005E4"/>
    <w:rsid w:val="00812471"/>
    <w:rsid w:val="00825D64"/>
    <w:rsid w:val="00847930"/>
    <w:rsid w:val="0085198E"/>
    <w:rsid w:val="00853D3F"/>
    <w:rsid w:val="00860CDC"/>
    <w:rsid w:val="008635B1"/>
    <w:rsid w:val="008773B3"/>
    <w:rsid w:val="00883604"/>
    <w:rsid w:val="008A065A"/>
    <w:rsid w:val="008B47A9"/>
    <w:rsid w:val="008B63DC"/>
    <w:rsid w:val="008C1800"/>
    <w:rsid w:val="008C2D4A"/>
    <w:rsid w:val="008D215B"/>
    <w:rsid w:val="008D73EE"/>
    <w:rsid w:val="008D743B"/>
    <w:rsid w:val="008E0F95"/>
    <w:rsid w:val="008E3542"/>
    <w:rsid w:val="008F22EC"/>
    <w:rsid w:val="008F723C"/>
    <w:rsid w:val="0091271C"/>
    <w:rsid w:val="009174E7"/>
    <w:rsid w:val="0095014F"/>
    <w:rsid w:val="0095160E"/>
    <w:rsid w:val="00953C05"/>
    <w:rsid w:val="0096638C"/>
    <w:rsid w:val="00975F66"/>
    <w:rsid w:val="0098046D"/>
    <w:rsid w:val="00982C98"/>
    <w:rsid w:val="00985473"/>
    <w:rsid w:val="009B60E9"/>
    <w:rsid w:val="009B6656"/>
    <w:rsid w:val="009D0C23"/>
    <w:rsid w:val="00A05821"/>
    <w:rsid w:val="00A10134"/>
    <w:rsid w:val="00A1433F"/>
    <w:rsid w:val="00A35D3E"/>
    <w:rsid w:val="00A368D0"/>
    <w:rsid w:val="00A45254"/>
    <w:rsid w:val="00A6437A"/>
    <w:rsid w:val="00A734FE"/>
    <w:rsid w:val="00A73CB3"/>
    <w:rsid w:val="00A83686"/>
    <w:rsid w:val="00A86CED"/>
    <w:rsid w:val="00A87C92"/>
    <w:rsid w:val="00A97113"/>
    <w:rsid w:val="00AD096B"/>
    <w:rsid w:val="00AD4C74"/>
    <w:rsid w:val="00B03A6E"/>
    <w:rsid w:val="00B1271B"/>
    <w:rsid w:val="00B23436"/>
    <w:rsid w:val="00B37A12"/>
    <w:rsid w:val="00B40AF3"/>
    <w:rsid w:val="00B548D4"/>
    <w:rsid w:val="00B6397D"/>
    <w:rsid w:val="00B71805"/>
    <w:rsid w:val="00BA19F2"/>
    <w:rsid w:val="00BB605E"/>
    <w:rsid w:val="00BB6EB8"/>
    <w:rsid w:val="00BC2BBA"/>
    <w:rsid w:val="00BC39D1"/>
    <w:rsid w:val="00BE07D8"/>
    <w:rsid w:val="00BE6752"/>
    <w:rsid w:val="00C000FF"/>
    <w:rsid w:val="00C21C7C"/>
    <w:rsid w:val="00C31B85"/>
    <w:rsid w:val="00C400A3"/>
    <w:rsid w:val="00C43DCD"/>
    <w:rsid w:val="00C477BC"/>
    <w:rsid w:val="00C50180"/>
    <w:rsid w:val="00C715E8"/>
    <w:rsid w:val="00C85544"/>
    <w:rsid w:val="00C876FC"/>
    <w:rsid w:val="00C96791"/>
    <w:rsid w:val="00CA0034"/>
    <w:rsid w:val="00CA010A"/>
    <w:rsid w:val="00CA2F44"/>
    <w:rsid w:val="00CA6E9B"/>
    <w:rsid w:val="00CB2FE8"/>
    <w:rsid w:val="00CB3924"/>
    <w:rsid w:val="00CB5163"/>
    <w:rsid w:val="00CC07A1"/>
    <w:rsid w:val="00D00CC5"/>
    <w:rsid w:val="00D15FB6"/>
    <w:rsid w:val="00D22334"/>
    <w:rsid w:val="00D53FC2"/>
    <w:rsid w:val="00D56D9F"/>
    <w:rsid w:val="00D62ABA"/>
    <w:rsid w:val="00D63515"/>
    <w:rsid w:val="00D87CA5"/>
    <w:rsid w:val="00D971FF"/>
    <w:rsid w:val="00DA1177"/>
    <w:rsid w:val="00DB770B"/>
    <w:rsid w:val="00DC4B8B"/>
    <w:rsid w:val="00DC785D"/>
    <w:rsid w:val="00DD09F9"/>
    <w:rsid w:val="00DD5925"/>
    <w:rsid w:val="00DF0435"/>
    <w:rsid w:val="00E07D75"/>
    <w:rsid w:val="00E13C27"/>
    <w:rsid w:val="00E23E52"/>
    <w:rsid w:val="00E2691A"/>
    <w:rsid w:val="00E27BB3"/>
    <w:rsid w:val="00E32A09"/>
    <w:rsid w:val="00E47BA6"/>
    <w:rsid w:val="00EB28DA"/>
    <w:rsid w:val="00EE7AE8"/>
    <w:rsid w:val="00EF10B4"/>
    <w:rsid w:val="00EF4688"/>
    <w:rsid w:val="00F003F4"/>
    <w:rsid w:val="00F0388E"/>
    <w:rsid w:val="00F22255"/>
    <w:rsid w:val="00F24DE0"/>
    <w:rsid w:val="00F30AC5"/>
    <w:rsid w:val="00F40B9D"/>
    <w:rsid w:val="00F512E6"/>
    <w:rsid w:val="00F52941"/>
    <w:rsid w:val="00F67C77"/>
    <w:rsid w:val="00F75749"/>
    <w:rsid w:val="00F77128"/>
    <w:rsid w:val="00F77B39"/>
    <w:rsid w:val="00F94185"/>
    <w:rsid w:val="00FB0BA4"/>
    <w:rsid w:val="00FB2152"/>
    <w:rsid w:val="00FB3312"/>
    <w:rsid w:val="00FF0439"/>
    <w:rsid w:val="00FF2F1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AC975"/>
  <w15:docId w15:val="{593FFB5C-9DE8-4914-AF10-133CFFCF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List Paragraph"/>
    <w:basedOn w:val="a"/>
    <w:uiPriority w:val="34"/>
    <w:qFormat/>
    <w:rsid w:val="00B95FFC"/>
    <w:pPr>
      <w:ind w:leftChars="200" w:left="480"/>
    </w:pPr>
  </w:style>
  <w:style w:type="paragraph" w:styleId="Web">
    <w:name w:val="Normal (Web)"/>
    <w:basedOn w:val="a"/>
    <w:uiPriority w:val="99"/>
    <w:semiHidden/>
    <w:unhideWhenUsed/>
    <w:rsid w:val="0040260A"/>
    <w:pPr>
      <w:widowControl/>
      <w:spacing w:before="100" w:beforeAutospacing="1" w:after="100" w:afterAutospacing="1"/>
    </w:pPr>
    <w:rPr>
      <w:rFonts w:ascii="新細明體" w:eastAsia="新細明體" w:hAnsi="新細明體" w:cs="新細明體"/>
    </w:rPr>
  </w:style>
  <w:style w:type="paragraph" w:styleId="a5">
    <w:name w:val="header"/>
    <w:basedOn w:val="a"/>
    <w:link w:val="a6"/>
    <w:uiPriority w:val="99"/>
    <w:unhideWhenUsed/>
    <w:rsid w:val="007E78C3"/>
    <w:pPr>
      <w:tabs>
        <w:tab w:val="center" w:pos="4153"/>
        <w:tab w:val="right" w:pos="8306"/>
      </w:tabs>
      <w:snapToGrid w:val="0"/>
    </w:pPr>
    <w:rPr>
      <w:sz w:val="20"/>
      <w:szCs w:val="20"/>
    </w:rPr>
  </w:style>
  <w:style w:type="character" w:customStyle="1" w:styleId="a6">
    <w:name w:val="頁首 字元"/>
    <w:basedOn w:val="a0"/>
    <w:link w:val="a5"/>
    <w:uiPriority w:val="99"/>
    <w:rsid w:val="007E78C3"/>
    <w:rPr>
      <w:sz w:val="20"/>
      <w:szCs w:val="20"/>
    </w:rPr>
  </w:style>
  <w:style w:type="paragraph" w:styleId="a7">
    <w:name w:val="footer"/>
    <w:basedOn w:val="a"/>
    <w:link w:val="a8"/>
    <w:uiPriority w:val="99"/>
    <w:unhideWhenUsed/>
    <w:rsid w:val="007E78C3"/>
    <w:pPr>
      <w:tabs>
        <w:tab w:val="center" w:pos="4153"/>
        <w:tab w:val="right" w:pos="8306"/>
      </w:tabs>
      <w:snapToGrid w:val="0"/>
    </w:pPr>
    <w:rPr>
      <w:sz w:val="20"/>
      <w:szCs w:val="20"/>
    </w:rPr>
  </w:style>
  <w:style w:type="character" w:customStyle="1" w:styleId="a8">
    <w:name w:val="頁尾 字元"/>
    <w:basedOn w:val="a0"/>
    <w:link w:val="a7"/>
    <w:uiPriority w:val="99"/>
    <w:rsid w:val="007E78C3"/>
    <w:rPr>
      <w:sz w:val="20"/>
      <w:szCs w:val="20"/>
    </w:rPr>
  </w:style>
  <w:style w:type="character" w:styleId="a9">
    <w:name w:val="Emphasis"/>
    <w:basedOn w:val="a0"/>
    <w:uiPriority w:val="20"/>
    <w:qFormat/>
    <w:rsid w:val="00EB579B"/>
    <w:rPr>
      <w:i/>
      <w:iCs/>
    </w:rPr>
  </w:style>
  <w:style w:type="table" w:styleId="aa">
    <w:name w:val="Table Grid"/>
    <w:basedOn w:val="a1"/>
    <w:uiPriority w:val="59"/>
    <w:rsid w:val="003D2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uiPriority w:val="99"/>
    <w:semiHidden/>
    <w:unhideWhenUsed/>
    <w:rsid w:val="00A81CC2"/>
  </w:style>
  <w:style w:type="character" w:styleId="ac">
    <w:name w:val="Hyperlink"/>
    <w:basedOn w:val="a0"/>
    <w:uiPriority w:val="99"/>
    <w:unhideWhenUsed/>
    <w:rsid w:val="00804DDB"/>
    <w:rPr>
      <w:color w:val="0000FF" w:themeColor="hyperlink"/>
      <w:u w:val="single"/>
    </w:rPr>
  </w:style>
  <w:style w:type="character" w:customStyle="1" w:styleId="10">
    <w:name w:val="未解析的提及1"/>
    <w:basedOn w:val="a0"/>
    <w:uiPriority w:val="99"/>
    <w:rsid w:val="00804DDB"/>
    <w:rPr>
      <w:color w:val="605E5C"/>
      <w:shd w:val="clear" w:color="auto" w:fill="E1DFDD"/>
    </w:rPr>
  </w:style>
  <w:style w:type="paragraph" w:styleId="ad">
    <w:name w:val="Balloon Text"/>
    <w:basedOn w:val="a"/>
    <w:link w:val="ae"/>
    <w:uiPriority w:val="99"/>
    <w:semiHidden/>
    <w:unhideWhenUsed/>
    <w:rsid w:val="00B1375C"/>
    <w:rPr>
      <w:rFonts w:ascii="新細明體" w:eastAsia="新細明體"/>
      <w:sz w:val="18"/>
      <w:szCs w:val="18"/>
    </w:rPr>
  </w:style>
  <w:style w:type="character" w:customStyle="1" w:styleId="ae">
    <w:name w:val="註解方塊文字 字元"/>
    <w:basedOn w:val="a0"/>
    <w:link w:val="ad"/>
    <w:uiPriority w:val="99"/>
    <w:semiHidden/>
    <w:rsid w:val="00B1375C"/>
    <w:rPr>
      <w:rFonts w:ascii="新細明體" w:eastAsia="新細明體"/>
      <w:sz w:val="18"/>
      <w:szCs w:val="18"/>
    </w:rPr>
  </w:style>
  <w:style w:type="character" w:customStyle="1" w:styleId="20">
    <w:name w:val="未解析的提及2"/>
    <w:basedOn w:val="a0"/>
    <w:uiPriority w:val="99"/>
    <w:semiHidden/>
    <w:unhideWhenUsed/>
    <w:rsid w:val="00D85BCD"/>
    <w:rPr>
      <w:color w:val="605E5C"/>
      <w:shd w:val="clear" w:color="auto" w:fill="E1DFDD"/>
    </w:rPr>
  </w:style>
  <w:style w:type="paragraph" w:styleId="af">
    <w:name w:val="Date"/>
    <w:basedOn w:val="a"/>
    <w:next w:val="a"/>
    <w:link w:val="af0"/>
    <w:uiPriority w:val="99"/>
    <w:semiHidden/>
    <w:unhideWhenUsed/>
    <w:rsid w:val="008E6624"/>
    <w:pPr>
      <w:jc w:val="right"/>
    </w:pPr>
  </w:style>
  <w:style w:type="character" w:customStyle="1" w:styleId="af0">
    <w:name w:val="日期 字元"/>
    <w:basedOn w:val="a0"/>
    <w:link w:val="af"/>
    <w:uiPriority w:val="99"/>
    <w:semiHidden/>
    <w:rsid w:val="008E6624"/>
  </w:style>
  <w:style w:type="character" w:styleId="af1">
    <w:name w:val="annotation reference"/>
    <w:basedOn w:val="a0"/>
    <w:uiPriority w:val="99"/>
    <w:semiHidden/>
    <w:unhideWhenUsed/>
    <w:rsid w:val="003E20A0"/>
    <w:rPr>
      <w:sz w:val="18"/>
      <w:szCs w:val="18"/>
    </w:rPr>
  </w:style>
  <w:style w:type="paragraph" w:styleId="af2">
    <w:name w:val="annotation text"/>
    <w:basedOn w:val="a"/>
    <w:link w:val="af3"/>
    <w:uiPriority w:val="99"/>
    <w:unhideWhenUsed/>
    <w:rsid w:val="003E20A0"/>
  </w:style>
  <w:style w:type="character" w:customStyle="1" w:styleId="af3">
    <w:name w:val="註解文字 字元"/>
    <w:basedOn w:val="a0"/>
    <w:link w:val="af2"/>
    <w:uiPriority w:val="99"/>
    <w:rsid w:val="003E20A0"/>
  </w:style>
  <w:style w:type="paragraph" w:styleId="af4">
    <w:name w:val="annotation subject"/>
    <w:basedOn w:val="af2"/>
    <w:next w:val="af2"/>
    <w:link w:val="af5"/>
    <w:uiPriority w:val="99"/>
    <w:semiHidden/>
    <w:unhideWhenUsed/>
    <w:rsid w:val="003E20A0"/>
    <w:rPr>
      <w:b/>
      <w:bCs/>
    </w:rPr>
  </w:style>
  <w:style w:type="character" w:customStyle="1" w:styleId="af5">
    <w:name w:val="註解主旨 字元"/>
    <w:basedOn w:val="af3"/>
    <w:link w:val="af4"/>
    <w:uiPriority w:val="99"/>
    <w:semiHidden/>
    <w:rsid w:val="003E20A0"/>
    <w:rPr>
      <w:b/>
      <w:bCs/>
    </w:rPr>
  </w:style>
  <w:style w:type="paragraph" w:styleId="af6">
    <w:name w:val="Revision"/>
    <w:hidden/>
    <w:uiPriority w:val="99"/>
    <w:semiHidden/>
    <w:rsid w:val="00481AA1"/>
  </w:style>
  <w:style w:type="paragraph" w:styleId="af7">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f8">
    <w:name w:val="Salutation"/>
    <w:basedOn w:val="a"/>
    <w:next w:val="a"/>
    <w:link w:val="af9"/>
    <w:uiPriority w:val="99"/>
    <w:unhideWhenUsed/>
    <w:rsid w:val="007C4D96"/>
    <w:rPr>
      <w:rFonts w:ascii="標楷體" w:eastAsia="標楷體" w:hAnsi="標楷體" w:cs="Yu Gothic UI"/>
      <w:bCs/>
      <w:color w:val="000000"/>
      <w:sz w:val="28"/>
      <w:szCs w:val="28"/>
    </w:rPr>
  </w:style>
  <w:style w:type="character" w:customStyle="1" w:styleId="af9">
    <w:name w:val="問候 字元"/>
    <w:basedOn w:val="a0"/>
    <w:link w:val="af8"/>
    <w:uiPriority w:val="99"/>
    <w:rsid w:val="007C4D96"/>
    <w:rPr>
      <w:rFonts w:ascii="標楷體" w:eastAsia="標楷體" w:hAnsi="標楷體" w:cs="Yu Gothic UI"/>
      <w:bCs/>
      <w:color w:val="000000"/>
      <w:sz w:val="28"/>
      <w:szCs w:val="28"/>
    </w:rPr>
  </w:style>
  <w:style w:type="paragraph" w:styleId="afa">
    <w:name w:val="Closing"/>
    <w:basedOn w:val="a"/>
    <w:link w:val="afb"/>
    <w:uiPriority w:val="99"/>
    <w:unhideWhenUsed/>
    <w:rsid w:val="007C4D96"/>
    <w:pPr>
      <w:ind w:leftChars="1800" w:left="100"/>
    </w:pPr>
    <w:rPr>
      <w:rFonts w:ascii="標楷體" w:eastAsia="標楷體" w:hAnsi="標楷體" w:cs="Yu Gothic UI"/>
      <w:bCs/>
      <w:color w:val="000000"/>
      <w:sz w:val="28"/>
      <w:szCs w:val="28"/>
    </w:rPr>
  </w:style>
  <w:style w:type="character" w:customStyle="1" w:styleId="afb">
    <w:name w:val="結語 字元"/>
    <w:basedOn w:val="a0"/>
    <w:link w:val="afa"/>
    <w:uiPriority w:val="99"/>
    <w:rsid w:val="007C4D96"/>
    <w:rPr>
      <w:rFonts w:ascii="標楷體" w:eastAsia="標楷體" w:hAnsi="標楷體" w:cs="Yu Gothic UI"/>
      <w:bCs/>
      <w:color w:val="000000"/>
      <w:sz w:val="28"/>
      <w:szCs w:val="28"/>
    </w:rPr>
  </w:style>
  <w:style w:type="paragraph" w:styleId="afc">
    <w:name w:val="Plain Text"/>
    <w:basedOn w:val="a"/>
    <w:link w:val="afd"/>
    <w:unhideWhenUsed/>
    <w:rsid w:val="00240F47"/>
    <w:rPr>
      <w:rFonts w:ascii="細明體" w:eastAsia="細明體" w:hAnsi="Courier New" w:cs="Courier New"/>
      <w:kern w:val="2"/>
    </w:rPr>
  </w:style>
  <w:style w:type="character" w:customStyle="1" w:styleId="afd">
    <w:name w:val="純文字 字元"/>
    <w:basedOn w:val="a0"/>
    <w:link w:val="afc"/>
    <w:rsid w:val="00240F47"/>
    <w:rPr>
      <w:rFonts w:ascii="細明體" w:eastAsia="細明體" w:hAnsi="Courier New" w:cs="Courier New"/>
      <w:kern w:val="2"/>
    </w:r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aff1">
    <w:name w:val="Unresolved Mention"/>
    <w:basedOn w:val="a0"/>
    <w:uiPriority w:val="99"/>
    <w:semiHidden/>
    <w:unhideWhenUsed/>
    <w:rsid w:val="00205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419XjMEQEMxYxBgpKVKLORq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QoCNzMSHwodCAdCGQoPVGltZXMgTmV3IFJvbWFuEgZTaW1TdW4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GiYKAjkwEiAKHggHQhoKD1RpbWVzIE5ldyBSb21hbhIHR3VuZ3N1aBomCgI5MRIgCh4IB0IaCg9UaW1lcyBOZXcgUm9tYW4SB0d1bmdzdWgaJgoCOTISIAoeCAdCGgoPVGltZXMgTmV3IFJvbWFuEgdHdW5nc3VoGiYKAjkzEiAKHggHQhoKD1RpbWVzIE5ldyBSb21hbhIHR3VuZ3N1aBomCgI5NBIgCh4IB0IaCg9UaW1lcyBOZXcgUm9tYW4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</go:docsCustomData>
</go:gDocsCustomXmlDataStorage>
</file>

<file path=customXml/itemProps1.xml><?xml version="1.0" encoding="utf-8"?>
<ds:datastoreItem xmlns:ds="http://schemas.openxmlformats.org/officeDocument/2006/customXml" ds:itemID="{09E3E764-B2B0-4008-BB63-81DA34C4A3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615</Words>
  <Characters>3507</Characters>
  <Application>Microsoft Office Word</Application>
  <DocSecurity>0</DocSecurity>
  <Lines>29</Lines>
  <Paragraphs>8</Paragraphs>
  <ScaleCrop>false</ScaleCrop>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Wu</dc:creator>
  <cp:lastModifiedBy>U3</cp:lastModifiedBy>
  <cp:revision>5</cp:revision>
  <dcterms:created xsi:type="dcterms:W3CDTF">2026-07-03T08:40:00Z</dcterms:created>
  <dcterms:modified xsi:type="dcterms:W3CDTF">2026-07-03T09:08:00Z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